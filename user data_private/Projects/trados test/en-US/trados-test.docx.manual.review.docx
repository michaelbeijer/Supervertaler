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Look w:val="04A0" w:firstRow="1" w:lastRow="0" w:firstColumn="1" w:lastColumn="0" w:noHBand="0" w:noVBand="1"/>
      </w:tblPr>
      <w:tblGrid>
        <w:gridCol w:w="1092"/>
        <w:gridCol w:w="1319"/>
        <w:gridCol w:w="6312"/>
        <w:gridCol w:w="5893"/>
      </w:tblGrid>
      <w:tr w:rsidR="00CB428D" w14:paraId="0B75E620" w14:textId="77777777">
        <w:tc>
          <w:tcPr>
            <w:tcW w:w="0" w:type="auto"/>
            <w:shd w:val="clear" w:color="auto" w:fill="8DB3E2"/>
          </w:tcPr>
          <w:p w14:paraId="52C9C042" w14:textId="77777777" w:rsidR="00CB428D" w:rsidRDefault="00000000">
            <w:r>
              <w:t>Segment ID</w:t>
            </w:r>
          </w:p>
        </w:tc>
        <w:tc>
          <w:tcPr>
            <w:tcW w:w="0" w:type="auto"/>
            <w:shd w:val="clear" w:color="auto" w:fill="8DB3E2"/>
          </w:tcPr>
          <w:p w14:paraId="20E19485" w14:textId="77777777" w:rsidR="00CB428D" w:rsidRDefault="00000000">
            <w:r>
              <w:t>Segment status</w:t>
            </w:r>
          </w:p>
        </w:tc>
        <w:tc>
          <w:tcPr>
            <w:tcW w:w="0" w:type="auto"/>
            <w:shd w:val="clear" w:color="auto" w:fill="8DB3E2"/>
          </w:tcPr>
          <w:p w14:paraId="090B856A" w14:textId="77777777" w:rsidR="00CB428D" w:rsidRDefault="00000000">
            <w:r>
              <w:t>Source segment</w:t>
            </w:r>
          </w:p>
        </w:tc>
        <w:tc>
          <w:tcPr>
            <w:tcW w:w="0" w:type="auto"/>
            <w:shd w:val="clear" w:color="auto" w:fill="8DB3E2"/>
          </w:tcPr>
          <w:p w14:paraId="1A09F7D8" w14:textId="77777777" w:rsidR="00CB428D" w:rsidRDefault="00000000">
            <w:r>
              <w:t>Target segment</w:t>
            </w:r>
          </w:p>
        </w:tc>
      </w:tr>
      <w:tr w:rsidR="00CB428D" w14:paraId="40A0399C" w14:textId="77777777">
        <w:tc>
          <w:tcPr>
            <w:tcW w:w="0" w:type="auto"/>
            <w:shd w:val="clear" w:color="auto" w:fill="FFFFFF"/>
          </w:tcPr>
          <w:p w14:paraId="450A0622" w14:textId="77777777" w:rsidR="00CB428D" w:rsidRDefault="00000000">
            <w:pPr>
              <w:rPr>
                <w:lang w:val="nl-BE"/>
              </w:rPr>
            </w:pPr>
            <w:r>
              <w:rPr>
                <w:rStyle w:val="SegmentID"/>
                <w:lang w:val="nl-BE"/>
              </w:rPr>
              <w:t>1</w:t>
            </w:r>
            <w:r>
              <w:rPr>
                <w:rStyle w:val="TransUnitID"/>
                <w:lang w:val="nl-BE"/>
              </w:rPr>
              <w:t>bf904784-eef6-4de3-9c30-4d82f7e35eaa</w:t>
            </w:r>
          </w:p>
        </w:tc>
        <w:tc>
          <w:tcPr>
            <w:tcW w:w="0" w:type="auto"/>
            <w:shd w:val="clear" w:color="auto" w:fill="FFFFFF"/>
          </w:tcPr>
          <w:p w14:paraId="2C9A1C25" w14:textId="77777777" w:rsidR="00CB428D" w:rsidRDefault="00000000">
            <w:pPr>
              <w:rPr>
                <w:lang w:val="nl-BE"/>
              </w:rPr>
            </w:pPr>
            <w:r>
              <w:rPr>
                <w:lang w:val="nl-BE"/>
              </w:rPr>
              <w:t>Translated (0%)</w:t>
            </w:r>
          </w:p>
        </w:tc>
        <w:tc>
          <w:tcPr>
            <w:tcW w:w="0" w:type="auto"/>
            <w:shd w:val="clear" w:color="auto" w:fill="FFFFFF"/>
          </w:tcPr>
          <w:p w14:paraId="2F369075" w14:textId="77777777" w:rsidR="00CB428D" w:rsidRDefault="00000000">
            <w:pPr>
              <w:rPr>
                <w:lang w:val="nl-BE"/>
              </w:rPr>
            </w:pPr>
            <w:r>
              <w:rPr>
                <w:lang w:val="nl-BE"/>
              </w:rPr>
              <w:t>uitklapbaar geraamte voor opklapmeubel</w:t>
            </w:r>
          </w:p>
        </w:tc>
        <w:tc>
          <w:tcPr>
            <w:tcW w:w="0" w:type="auto"/>
            <w:shd w:val="clear" w:color="auto" w:fill="FFFFFF"/>
          </w:tcPr>
          <w:p w14:paraId="5B50AA40" w14:textId="03A5B454" w:rsidR="00CB428D" w:rsidRDefault="00000000">
            <w:del w:id="0" w:author="M.Beijer" w:date="2025-10-12T20:26:00Z" w16du:dateUtc="2025-10-12T19:26:00Z">
              <w:r w:rsidDel="00486764">
                <w:delText>fold</w:delText>
              </w:r>
            </w:del>
            <w:ins w:id="1" w:author="M.Beijer" w:date="2025-10-12T20:26:00Z" w16du:dateUtc="2025-10-12T19:26:00Z">
              <w:r w:rsidR="00486764">
                <w:t>wkwkwk</w:t>
              </w:r>
            </w:ins>
            <w:r>
              <w:t xml:space="preserve">able frame for </w:t>
            </w:r>
            <w:del w:id="2" w:author="M.Beijer" w:date="2025-10-12T20:26:00Z" w16du:dateUtc="2025-10-12T19:26:00Z">
              <w:r w:rsidDel="00486764">
                <w:delText>fold</w:delText>
              </w:r>
            </w:del>
            <w:ins w:id="3" w:author="M.Beijer" w:date="2025-10-12T20:26:00Z" w16du:dateUtc="2025-10-12T19:26:00Z">
              <w:r w:rsidR="00486764">
                <w:t>wkwkwk</w:t>
              </w:r>
            </w:ins>
            <w:r>
              <w:t>able furniture</w:t>
            </w:r>
          </w:p>
        </w:tc>
      </w:tr>
      <w:tr w:rsidR="00CB428D" w14:paraId="0292E229" w14:textId="77777777">
        <w:tc>
          <w:tcPr>
            <w:tcW w:w="0" w:type="auto"/>
            <w:shd w:val="clear" w:color="auto" w:fill="98FB98"/>
          </w:tcPr>
          <w:p w14:paraId="5DCEDFC6" w14:textId="77777777" w:rsidR="00CB428D" w:rsidRDefault="00000000">
            <w:pPr>
              <w:rPr>
                <w:lang w:val="nl-BE"/>
              </w:rPr>
            </w:pPr>
            <w:r>
              <w:rPr>
                <w:rStyle w:val="SegmentID"/>
                <w:lang w:val="nl-BE"/>
              </w:rPr>
              <w:t>2</w:t>
            </w:r>
            <w:r>
              <w:rPr>
                <w:rStyle w:val="TransUnitID"/>
                <w:lang w:val="nl-BE"/>
              </w:rPr>
              <w:t>237af40a-8bd1-48f3-a9c1-4e34850d6fa2</w:t>
            </w:r>
          </w:p>
        </w:tc>
        <w:tc>
          <w:tcPr>
            <w:tcW w:w="0" w:type="auto"/>
            <w:shd w:val="clear" w:color="auto" w:fill="98FB98"/>
          </w:tcPr>
          <w:p w14:paraId="646BA16B" w14:textId="77777777" w:rsidR="00CB428D" w:rsidRDefault="00000000">
            <w:pPr>
              <w:rPr>
                <w:lang w:val="nl-BE"/>
              </w:rPr>
            </w:pPr>
            <w:r>
              <w:rPr>
                <w:lang w:val="nl-BE"/>
              </w:rPr>
              <w:t>Translated (100%)</w:t>
            </w:r>
          </w:p>
        </w:tc>
        <w:tc>
          <w:tcPr>
            <w:tcW w:w="0" w:type="auto"/>
            <w:shd w:val="clear" w:color="auto" w:fill="98FB98"/>
          </w:tcPr>
          <w:p w14:paraId="101C74B1" w14:textId="77777777" w:rsidR="00CB428D" w:rsidRDefault="00000000">
            <w:pPr>
              <w:rPr>
                <w:lang w:val="nl-BE"/>
              </w:rPr>
            </w:pPr>
            <w:r>
              <w:rPr>
                <w:lang w:val="nl-BE"/>
              </w:rPr>
              <w:t>TECHNISCH DOMEIN</w:t>
            </w:r>
          </w:p>
        </w:tc>
        <w:tc>
          <w:tcPr>
            <w:tcW w:w="0" w:type="auto"/>
            <w:shd w:val="clear" w:color="auto" w:fill="98FB98"/>
          </w:tcPr>
          <w:p w14:paraId="2EB57694" w14:textId="77777777" w:rsidR="00CB428D" w:rsidRDefault="00000000">
            <w:r>
              <w:t>TECHNICAL FIELD</w:t>
            </w:r>
          </w:p>
        </w:tc>
      </w:tr>
      <w:tr w:rsidR="00CB428D" w14:paraId="4663503D" w14:textId="77777777">
        <w:tc>
          <w:tcPr>
            <w:tcW w:w="0" w:type="auto"/>
            <w:shd w:val="clear" w:color="auto" w:fill="D3D3D3"/>
          </w:tcPr>
          <w:p w14:paraId="57FB02EE" w14:textId="77777777" w:rsidR="00CB428D" w:rsidRDefault="00000000">
            <w:pPr>
              <w:rPr>
                <w:lang w:val="nl-BE"/>
              </w:rPr>
            </w:pPr>
            <w:r>
              <w:rPr>
                <w:rStyle w:val="SegmentID"/>
                <w:lang w:val="nl-BE"/>
              </w:rPr>
              <w:t>3</w:t>
            </w:r>
            <w:r>
              <w:rPr>
                <w:rStyle w:val="TransUnitID"/>
                <w:lang w:val="nl-BE"/>
              </w:rPr>
              <w:t>26ecfdf1-7ca6-4a56-b44d-f748a4dd2b0a</w:t>
            </w:r>
          </w:p>
        </w:tc>
        <w:tc>
          <w:tcPr>
            <w:tcW w:w="0" w:type="auto"/>
            <w:shd w:val="clear" w:color="auto" w:fill="D3D3D3"/>
          </w:tcPr>
          <w:p w14:paraId="53AC3B9B" w14:textId="77777777" w:rsidR="00CB428D" w:rsidRDefault="00000000">
            <w:pPr>
              <w:rPr>
                <w:lang w:val="nl-BE"/>
              </w:rPr>
            </w:pPr>
            <w:r>
              <w:rPr>
                <w:lang w:val="nl-BE"/>
              </w:rPr>
              <w:t>Translated (CM)</w:t>
            </w:r>
          </w:p>
        </w:tc>
        <w:tc>
          <w:tcPr>
            <w:tcW w:w="0" w:type="auto"/>
            <w:shd w:val="clear" w:color="auto" w:fill="D3D3D3"/>
          </w:tcPr>
          <w:p w14:paraId="11777D4E" w14:textId="77777777" w:rsidR="00CB428D" w:rsidRDefault="00000000">
            <w:pPr>
              <w:rPr>
                <w:lang w:val="nl-BE"/>
              </w:rPr>
            </w:pPr>
            <w:r>
              <w:rPr>
                <w:lang w:val="nl-BE"/>
              </w:rPr>
              <w:t>De uitvinding heeft betrekking op een uitvouwbaar geraamte voor een opklapmeubel zoals een bedbank, alsook een opklapmeubel omvattende dit geraamte.</w:t>
            </w:r>
          </w:p>
        </w:tc>
        <w:tc>
          <w:tcPr>
            <w:tcW w:w="0" w:type="auto"/>
            <w:shd w:val="clear" w:color="auto" w:fill="D3D3D3"/>
          </w:tcPr>
          <w:p w14:paraId="300EE491" w14:textId="3E7EA737" w:rsidR="00CB428D" w:rsidRDefault="00000000">
            <w:r>
              <w:t xml:space="preserve">The invention relates to a </w:t>
            </w:r>
            <w:del w:id="4" w:author="M.Beijer" w:date="2025-10-12T20:26:00Z" w16du:dateUtc="2025-10-12T19:26:00Z">
              <w:r w:rsidDel="00486764">
                <w:delText>fold</w:delText>
              </w:r>
            </w:del>
            <w:ins w:id="5" w:author="M.Beijer" w:date="2025-10-12T20:26:00Z" w16du:dateUtc="2025-10-12T19:26:00Z">
              <w:r w:rsidR="00486764">
                <w:t>wkwkwk</w:t>
              </w:r>
            </w:ins>
            <w:r>
              <w:t xml:space="preserve">ing framework for an item of </w:t>
            </w:r>
            <w:del w:id="6" w:author="M.Beijer" w:date="2025-10-12T20:26:00Z" w16du:dateUtc="2025-10-12T19:26:00Z">
              <w:r w:rsidDel="00486764">
                <w:delText>fold</w:delText>
              </w:r>
            </w:del>
            <w:ins w:id="7" w:author="M.Beijer" w:date="2025-10-12T20:26:00Z" w16du:dateUtc="2025-10-12T19:26:00Z">
              <w:r w:rsidR="00486764">
                <w:t>wkwkwk</w:t>
              </w:r>
            </w:ins>
            <w:r>
              <w:t xml:space="preserve">ing furniture such as a sofa bed, as well as an item of </w:t>
            </w:r>
            <w:del w:id="8" w:author="M.Beijer" w:date="2025-10-12T20:26:00Z" w16du:dateUtc="2025-10-12T19:26:00Z">
              <w:r w:rsidDel="00486764">
                <w:delText>fold</w:delText>
              </w:r>
            </w:del>
            <w:ins w:id="9" w:author="M.Beijer" w:date="2025-10-12T20:26:00Z" w16du:dateUtc="2025-10-12T19:26:00Z">
              <w:r w:rsidR="00486764">
                <w:t>wkwkwk</w:t>
              </w:r>
            </w:ins>
            <w:r>
              <w:t>ing furniture comprising this framework.</w:t>
            </w:r>
          </w:p>
        </w:tc>
      </w:tr>
      <w:tr w:rsidR="00CB428D" w14:paraId="62B94348" w14:textId="77777777">
        <w:tc>
          <w:tcPr>
            <w:tcW w:w="0" w:type="auto"/>
            <w:shd w:val="clear" w:color="auto" w:fill="D3D3D3"/>
          </w:tcPr>
          <w:p w14:paraId="6B0A0B86" w14:textId="77777777" w:rsidR="00CB428D" w:rsidRDefault="00000000">
            <w:pPr>
              <w:rPr>
                <w:lang w:val="nl-BE"/>
              </w:rPr>
            </w:pPr>
            <w:r>
              <w:rPr>
                <w:rStyle w:val="SegmentID"/>
                <w:lang w:val="nl-BE"/>
              </w:rPr>
              <w:t>4</w:t>
            </w:r>
            <w:r>
              <w:rPr>
                <w:rStyle w:val="TransUnitID"/>
                <w:lang w:val="nl-BE"/>
              </w:rPr>
              <w:t>dc0883d7-9163-40f9-92e4-1735781a9470</w:t>
            </w:r>
          </w:p>
        </w:tc>
        <w:tc>
          <w:tcPr>
            <w:tcW w:w="0" w:type="auto"/>
            <w:shd w:val="clear" w:color="auto" w:fill="D3D3D3"/>
          </w:tcPr>
          <w:p w14:paraId="7B690BF0" w14:textId="77777777" w:rsidR="00CB428D" w:rsidRDefault="00000000">
            <w:pPr>
              <w:rPr>
                <w:lang w:val="nl-BE"/>
              </w:rPr>
            </w:pPr>
            <w:r>
              <w:rPr>
                <w:lang w:val="nl-BE"/>
              </w:rPr>
              <w:t>Translated (CM)</w:t>
            </w:r>
          </w:p>
        </w:tc>
        <w:tc>
          <w:tcPr>
            <w:tcW w:w="0" w:type="auto"/>
            <w:shd w:val="clear" w:color="auto" w:fill="D3D3D3"/>
          </w:tcPr>
          <w:p w14:paraId="07FBE490" w14:textId="77777777" w:rsidR="00CB428D" w:rsidRDefault="00000000">
            <w:pPr>
              <w:rPr>
                <w:lang w:val="nl-BE"/>
              </w:rPr>
            </w:pPr>
            <w:r>
              <w:rPr>
                <w:lang w:val="nl-BE"/>
              </w:rPr>
              <w:t>STAND DER TECHNIEK</w:t>
            </w:r>
          </w:p>
        </w:tc>
        <w:tc>
          <w:tcPr>
            <w:tcW w:w="0" w:type="auto"/>
            <w:shd w:val="clear" w:color="auto" w:fill="D3D3D3"/>
          </w:tcPr>
          <w:p w14:paraId="657C0ADA" w14:textId="77777777" w:rsidR="00CB428D" w:rsidRDefault="00000000">
            <w:r>
              <w:t>PRIOR ART</w:t>
            </w:r>
          </w:p>
        </w:tc>
      </w:tr>
      <w:tr w:rsidR="00CB428D" w14:paraId="07B30FDA" w14:textId="77777777">
        <w:tc>
          <w:tcPr>
            <w:tcW w:w="0" w:type="auto"/>
            <w:shd w:val="clear" w:color="auto" w:fill="D3D3D3"/>
          </w:tcPr>
          <w:p w14:paraId="7857052F" w14:textId="77777777" w:rsidR="00CB428D" w:rsidRDefault="00000000">
            <w:pPr>
              <w:rPr>
                <w:lang w:val="nl-BE"/>
              </w:rPr>
            </w:pPr>
            <w:r>
              <w:rPr>
                <w:rStyle w:val="SegmentID"/>
                <w:lang w:val="nl-BE"/>
              </w:rPr>
              <w:t>5</w:t>
            </w:r>
            <w:r>
              <w:rPr>
                <w:rStyle w:val="TransUnitID"/>
                <w:lang w:val="nl-BE"/>
              </w:rPr>
              <w:t>2b8c4c57-f63b-4e20-b286-3ed1069fb955</w:t>
            </w:r>
          </w:p>
        </w:tc>
        <w:tc>
          <w:tcPr>
            <w:tcW w:w="0" w:type="auto"/>
            <w:shd w:val="clear" w:color="auto" w:fill="D3D3D3"/>
          </w:tcPr>
          <w:p w14:paraId="3D6EC8B9" w14:textId="77777777" w:rsidR="00CB428D" w:rsidRDefault="00000000">
            <w:pPr>
              <w:rPr>
                <w:lang w:val="nl-BE"/>
              </w:rPr>
            </w:pPr>
            <w:r>
              <w:rPr>
                <w:lang w:val="nl-BE"/>
              </w:rPr>
              <w:t>Translated (CM)</w:t>
            </w:r>
          </w:p>
        </w:tc>
        <w:tc>
          <w:tcPr>
            <w:tcW w:w="0" w:type="auto"/>
            <w:shd w:val="clear" w:color="auto" w:fill="D3D3D3"/>
          </w:tcPr>
          <w:p w14:paraId="5E17235E" w14:textId="77777777" w:rsidR="00CB428D" w:rsidRDefault="00000000">
            <w:pPr>
              <w:rPr>
                <w:lang w:val="nl-BE"/>
              </w:rPr>
            </w:pPr>
            <w:r>
              <w:rPr>
                <w:lang w:val="nl-BE"/>
              </w:rPr>
              <w:t>Dergelijke uitvouwbare geraamtes voor een opklapmeubel, in bijzonder een bedbank, zijn vaak gebruikt in de stand der techniek.</w:t>
            </w:r>
          </w:p>
        </w:tc>
        <w:tc>
          <w:tcPr>
            <w:tcW w:w="0" w:type="auto"/>
            <w:shd w:val="clear" w:color="auto" w:fill="D3D3D3"/>
          </w:tcPr>
          <w:p w14:paraId="38B4B5E6" w14:textId="412F2A9D" w:rsidR="00CB428D" w:rsidRDefault="00000000">
            <w:r>
              <w:t xml:space="preserve">Such </w:t>
            </w:r>
            <w:del w:id="10" w:author="M.Beijer" w:date="2025-10-12T20:26:00Z" w16du:dateUtc="2025-10-12T19:26:00Z">
              <w:r w:rsidDel="00486764">
                <w:delText>fold</w:delText>
              </w:r>
            </w:del>
            <w:ins w:id="11" w:author="M.Beijer" w:date="2025-10-12T20:26:00Z" w16du:dateUtc="2025-10-12T19:26:00Z">
              <w:r w:rsidR="00486764">
                <w:t>wkwkwk</w:t>
              </w:r>
            </w:ins>
            <w:r>
              <w:t xml:space="preserve">ing frameworks for a piece of </w:t>
            </w:r>
            <w:del w:id="12" w:author="M.Beijer" w:date="2025-10-12T20:26:00Z" w16du:dateUtc="2025-10-12T19:26:00Z">
              <w:r w:rsidDel="00486764">
                <w:delText>fold</w:delText>
              </w:r>
            </w:del>
            <w:ins w:id="13" w:author="M.Beijer" w:date="2025-10-12T20:26:00Z" w16du:dateUtc="2025-10-12T19:26:00Z">
              <w:r w:rsidR="00486764">
                <w:t>wkwkwk</w:t>
              </w:r>
            </w:ins>
            <w:r>
              <w:t>ing furniture, particularly a sofa bed, are often used in the prior art.</w:t>
            </w:r>
          </w:p>
        </w:tc>
      </w:tr>
      <w:tr w:rsidR="00CB428D" w14:paraId="75FDAF94" w14:textId="77777777">
        <w:tc>
          <w:tcPr>
            <w:tcW w:w="0" w:type="auto"/>
            <w:shd w:val="clear" w:color="auto" w:fill="D3D3D3"/>
          </w:tcPr>
          <w:p w14:paraId="7B73C2C2" w14:textId="77777777" w:rsidR="00CB428D" w:rsidRDefault="00000000">
            <w:pPr>
              <w:rPr>
                <w:lang w:val="nl-BE"/>
              </w:rPr>
            </w:pPr>
            <w:r>
              <w:rPr>
                <w:rStyle w:val="SegmentID"/>
                <w:lang w:val="nl-BE"/>
              </w:rPr>
              <w:t>6</w:t>
            </w:r>
            <w:r>
              <w:rPr>
                <w:rStyle w:val="TransUnitID"/>
                <w:lang w:val="nl-BE"/>
              </w:rPr>
              <w:t>ee0d37fe-71c2-44d8-9ba1-8f8da4e9b723</w:t>
            </w:r>
          </w:p>
        </w:tc>
        <w:tc>
          <w:tcPr>
            <w:tcW w:w="0" w:type="auto"/>
            <w:shd w:val="clear" w:color="auto" w:fill="D3D3D3"/>
          </w:tcPr>
          <w:p w14:paraId="23037EE5" w14:textId="77777777" w:rsidR="00CB428D" w:rsidRDefault="00000000">
            <w:pPr>
              <w:rPr>
                <w:lang w:val="nl-BE"/>
              </w:rPr>
            </w:pPr>
            <w:r>
              <w:rPr>
                <w:lang w:val="nl-BE"/>
              </w:rPr>
              <w:t>Translated (CM)</w:t>
            </w:r>
          </w:p>
        </w:tc>
        <w:tc>
          <w:tcPr>
            <w:tcW w:w="0" w:type="auto"/>
            <w:shd w:val="clear" w:color="auto" w:fill="D3D3D3"/>
          </w:tcPr>
          <w:p w14:paraId="5827D8C1" w14:textId="77777777" w:rsidR="00CB428D" w:rsidRDefault="00000000">
            <w:pPr>
              <w:rPr>
                <w:lang w:val="nl-BE"/>
              </w:rPr>
            </w:pPr>
            <w:r>
              <w:rPr>
                <w:lang w:val="nl-BE"/>
              </w:rPr>
              <w:t>Zo is een dergelijk uitvouwbaar geraamte gekend uit WO 2004 086 913 (WO ‘913).</w:t>
            </w:r>
          </w:p>
        </w:tc>
        <w:tc>
          <w:tcPr>
            <w:tcW w:w="0" w:type="auto"/>
            <w:shd w:val="clear" w:color="auto" w:fill="D3D3D3"/>
          </w:tcPr>
          <w:p w14:paraId="0BB33B7C" w14:textId="4982A054" w:rsidR="00CB428D" w:rsidRDefault="00000000">
            <w:r>
              <w:t xml:space="preserve">Thus, such a </w:t>
            </w:r>
            <w:del w:id="14" w:author="M.Beijer" w:date="2025-10-12T20:26:00Z" w16du:dateUtc="2025-10-12T19:26:00Z">
              <w:r w:rsidDel="00486764">
                <w:delText>fold</w:delText>
              </w:r>
            </w:del>
            <w:ins w:id="15" w:author="M.Beijer" w:date="2025-10-12T20:26:00Z" w16du:dateUtc="2025-10-12T19:26:00Z">
              <w:r w:rsidR="00486764">
                <w:t>wkwkwk</w:t>
              </w:r>
            </w:ins>
            <w:r>
              <w:t>ing framework is known from WO 2004 086 913 (WO ‘913).</w:t>
            </w:r>
          </w:p>
        </w:tc>
      </w:tr>
      <w:tr w:rsidR="00CB428D" w14:paraId="34C18FFA" w14:textId="77777777">
        <w:tc>
          <w:tcPr>
            <w:tcW w:w="0" w:type="auto"/>
            <w:shd w:val="clear" w:color="auto" w:fill="D3D3D3"/>
          </w:tcPr>
          <w:p w14:paraId="2045AF10" w14:textId="77777777" w:rsidR="00CB428D" w:rsidRDefault="00000000">
            <w:pPr>
              <w:rPr>
                <w:lang w:val="nl-BE"/>
              </w:rPr>
            </w:pPr>
            <w:r>
              <w:rPr>
                <w:rStyle w:val="SegmentID"/>
                <w:lang w:val="nl-BE"/>
              </w:rPr>
              <w:t>7</w:t>
            </w:r>
            <w:r>
              <w:rPr>
                <w:rStyle w:val="TransUnitID"/>
                <w:lang w:val="nl-BE"/>
              </w:rPr>
              <w:t>ee0d37fe-71c2-44d8-9ba1-8f8da4e9b723</w:t>
            </w:r>
          </w:p>
        </w:tc>
        <w:tc>
          <w:tcPr>
            <w:tcW w:w="0" w:type="auto"/>
            <w:shd w:val="clear" w:color="auto" w:fill="D3D3D3"/>
          </w:tcPr>
          <w:p w14:paraId="2C59BAAD" w14:textId="77777777" w:rsidR="00CB428D" w:rsidRDefault="00000000">
            <w:pPr>
              <w:rPr>
                <w:lang w:val="nl-BE"/>
              </w:rPr>
            </w:pPr>
            <w:r>
              <w:rPr>
                <w:lang w:val="nl-BE"/>
              </w:rPr>
              <w:t>Translated (CM)</w:t>
            </w:r>
          </w:p>
        </w:tc>
        <w:tc>
          <w:tcPr>
            <w:tcW w:w="0" w:type="auto"/>
            <w:shd w:val="clear" w:color="auto" w:fill="D3D3D3"/>
          </w:tcPr>
          <w:p w14:paraId="095B4BBA" w14:textId="77777777" w:rsidR="00CB428D" w:rsidRDefault="00000000">
            <w:pPr>
              <w:rPr>
                <w:lang w:val="nl-BE"/>
              </w:rPr>
            </w:pPr>
            <w:r>
              <w:rPr>
                <w:lang w:val="nl-BE"/>
              </w:rPr>
              <w:t>Het geraamte volgens WO ‘913 omvat twee rototranslationele koppelingen, dewelke met een eerste uiteinde verbonden zijn met een lichaamsteunkoppeling en met een tweede uiteinde verbonden zijn met twee verschillende basisliggers.</w:t>
            </w:r>
          </w:p>
        </w:tc>
        <w:tc>
          <w:tcPr>
            <w:tcW w:w="0" w:type="auto"/>
            <w:shd w:val="clear" w:color="auto" w:fill="D3D3D3"/>
          </w:tcPr>
          <w:p w14:paraId="0E74DFFC" w14:textId="77777777" w:rsidR="00CB428D" w:rsidRDefault="00000000">
            <w:r>
              <w:t>The framework according to WO ‘913 comprises two roto-translational couplings, which are connected at a first end to a body support coupling and at a second end are connected to two different base beams.</w:t>
            </w:r>
          </w:p>
        </w:tc>
      </w:tr>
      <w:tr w:rsidR="00CB428D" w14:paraId="1EF2741A" w14:textId="77777777">
        <w:tc>
          <w:tcPr>
            <w:tcW w:w="0" w:type="auto"/>
            <w:shd w:val="clear" w:color="auto" w:fill="D3D3D3"/>
          </w:tcPr>
          <w:p w14:paraId="00BD43F7" w14:textId="77777777" w:rsidR="00CB428D" w:rsidRDefault="00000000">
            <w:pPr>
              <w:rPr>
                <w:lang w:val="nl-BE"/>
              </w:rPr>
            </w:pPr>
            <w:r>
              <w:rPr>
                <w:rStyle w:val="SegmentID"/>
                <w:lang w:val="nl-BE"/>
              </w:rPr>
              <w:t>8</w:t>
            </w:r>
            <w:r>
              <w:rPr>
                <w:rStyle w:val="TransUnitID"/>
                <w:lang w:val="nl-BE"/>
              </w:rPr>
              <w:t>3b2ab31a-0c4a-46ff-88a8-1b7cd3d47706</w:t>
            </w:r>
          </w:p>
        </w:tc>
        <w:tc>
          <w:tcPr>
            <w:tcW w:w="0" w:type="auto"/>
            <w:shd w:val="clear" w:color="auto" w:fill="D3D3D3"/>
          </w:tcPr>
          <w:p w14:paraId="77E4FB8C" w14:textId="77777777" w:rsidR="00CB428D" w:rsidRDefault="00000000">
            <w:pPr>
              <w:rPr>
                <w:lang w:val="nl-BE"/>
              </w:rPr>
            </w:pPr>
            <w:r>
              <w:rPr>
                <w:lang w:val="nl-BE"/>
              </w:rPr>
              <w:t>Translated (CM)</w:t>
            </w:r>
          </w:p>
        </w:tc>
        <w:tc>
          <w:tcPr>
            <w:tcW w:w="0" w:type="auto"/>
            <w:shd w:val="clear" w:color="auto" w:fill="D3D3D3"/>
          </w:tcPr>
          <w:p w14:paraId="26931922" w14:textId="77777777" w:rsidR="00CB428D" w:rsidRDefault="00000000">
            <w:pPr>
              <w:rPr>
                <w:lang w:val="nl-BE"/>
              </w:rPr>
            </w:pPr>
            <w:r>
              <w:rPr>
                <w:lang w:val="nl-BE"/>
              </w:rPr>
              <w:t>Het geraamte volgens WO ‘913 is nadelig gezien de twee uiteinden van de rototranslationele koppelingen verticaal gespatieerd zijn verbonden op de twee genoemde basisliggers.</w:t>
            </w:r>
          </w:p>
        </w:tc>
        <w:tc>
          <w:tcPr>
            <w:tcW w:w="0" w:type="auto"/>
            <w:shd w:val="clear" w:color="auto" w:fill="D3D3D3"/>
          </w:tcPr>
          <w:p w14:paraId="7437E253" w14:textId="77777777" w:rsidR="00CB428D" w:rsidRDefault="00000000">
            <w:r>
              <w:t>The framework according to WO ‘913 is disadvantageous since the two ends of the roto-translational couplings are connected vertically spaced to the two said base beams.</w:t>
            </w:r>
          </w:p>
        </w:tc>
      </w:tr>
      <w:tr w:rsidR="00CB428D" w14:paraId="54F8EEC6" w14:textId="77777777">
        <w:tc>
          <w:tcPr>
            <w:tcW w:w="0" w:type="auto"/>
            <w:shd w:val="clear" w:color="auto" w:fill="D3D3D3"/>
          </w:tcPr>
          <w:p w14:paraId="565CDD4A" w14:textId="77777777" w:rsidR="00CB428D" w:rsidRDefault="00000000">
            <w:pPr>
              <w:rPr>
                <w:lang w:val="nl-BE"/>
              </w:rPr>
            </w:pPr>
            <w:r>
              <w:rPr>
                <w:rStyle w:val="SegmentID"/>
                <w:lang w:val="nl-BE"/>
              </w:rPr>
              <w:t>9</w:t>
            </w:r>
            <w:r>
              <w:rPr>
                <w:rStyle w:val="TransUnitID"/>
                <w:lang w:val="nl-BE"/>
              </w:rPr>
              <w:t>3b2ab31a-0c4a-46ff-88a8-1b7cd3d47706</w:t>
            </w:r>
          </w:p>
        </w:tc>
        <w:tc>
          <w:tcPr>
            <w:tcW w:w="0" w:type="auto"/>
            <w:shd w:val="clear" w:color="auto" w:fill="D3D3D3"/>
          </w:tcPr>
          <w:p w14:paraId="43A2438A" w14:textId="77777777" w:rsidR="00CB428D" w:rsidRDefault="00000000">
            <w:pPr>
              <w:rPr>
                <w:lang w:val="nl-BE"/>
              </w:rPr>
            </w:pPr>
            <w:r>
              <w:rPr>
                <w:lang w:val="nl-BE"/>
              </w:rPr>
              <w:t>Translated (CM)</w:t>
            </w:r>
          </w:p>
        </w:tc>
        <w:tc>
          <w:tcPr>
            <w:tcW w:w="0" w:type="auto"/>
            <w:shd w:val="clear" w:color="auto" w:fill="D3D3D3"/>
          </w:tcPr>
          <w:p w14:paraId="4305CEF0" w14:textId="77777777" w:rsidR="00CB428D" w:rsidRDefault="00000000">
            <w:pPr>
              <w:rPr>
                <w:lang w:val="nl-BE"/>
              </w:rPr>
            </w:pPr>
            <w:r>
              <w:rPr>
                <w:lang w:val="nl-BE"/>
              </w:rPr>
              <w:t>Dergelijke verticale spatiëring vereist een geraamte dat een substantiële hoeveelheid (verticale) ruimte nodig heeft voor het op- en ontvouwen.</w:t>
            </w:r>
          </w:p>
        </w:tc>
        <w:tc>
          <w:tcPr>
            <w:tcW w:w="0" w:type="auto"/>
            <w:shd w:val="clear" w:color="auto" w:fill="D3D3D3"/>
          </w:tcPr>
          <w:p w14:paraId="50E0A3CE" w14:textId="3F6BBE77" w:rsidR="00CB428D" w:rsidRDefault="00000000">
            <w:r>
              <w:t xml:space="preserve">Such vertical spacing requires a framework that requires a substantial amount of (vertical) space for </w:t>
            </w:r>
            <w:del w:id="16" w:author="M.Beijer" w:date="2025-10-12T20:26:00Z" w16du:dateUtc="2025-10-12T19:26:00Z">
              <w:r w:rsidDel="00486764">
                <w:delText>fold</w:delText>
              </w:r>
            </w:del>
            <w:ins w:id="17" w:author="M.Beijer" w:date="2025-10-12T20:26:00Z" w16du:dateUtc="2025-10-12T19:26:00Z">
              <w:r w:rsidR="00486764">
                <w:t>wkwkwk</w:t>
              </w:r>
            </w:ins>
            <w:r>
              <w:t>ing and un</w:t>
            </w:r>
            <w:del w:id="18" w:author="M.Beijer" w:date="2025-10-12T20:26:00Z" w16du:dateUtc="2025-10-12T19:26:00Z">
              <w:r w:rsidDel="00486764">
                <w:delText>fold</w:delText>
              </w:r>
            </w:del>
            <w:ins w:id="19" w:author="M.Beijer" w:date="2025-10-12T20:26:00Z" w16du:dateUtc="2025-10-12T19:26:00Z">
              <w:r w:rsidR="00486764">
                <w:t>wkwkwk</w:t>
              </w:r>
            </w:ins>
            <w:r>
              <w:t>ing.</w:t>
            </w:r>
          </w:p>
        </w:tc>
      </w:tr>
      <w:tr w:rsidR="00CB428D" w14:paraId="35E62B2E" w14:textId="77777777">
        <w:tc>
          <w:tcPr>
            <w:tcW w:w="0" w:type="auto"/>
            <w:shd w:val="clear" w:color="auto" w:fill="D3D3D3"/>
          </w:tcPr>
          <w:p w14:paraId="6CED1312" w14:textId="77777777" w:rsidR="00CB428D" w:rsidRDefault="00000000">
            <w:pPr>
              <w:rPr>
                <w:lang w:val="nl-BE"/>
              </w:rPr>
            </w:pPr>
            <w:r>
              <w:rPr>
                <w:rStyle w:val="SegmentID"/>
                <w:lang w:val="nl-BE"/>
              </w:rPr>
              <w:t>10</w:t>
            </w:r>
            <w:r>
              <w:rPr>
                <w:rStyle w:val="TransUnitID"/>
                <w:lang w:val="nl-BE"/>
              </w:rPr>
              <w:t>3b2ab31a-0c4a-46ff-88a8-1b7cd3d47706</w:t>
            </w:r>
          </w:p>
        </w:tc>
        <w:tc>
          <w:tcPr>
            <w:tcW w:w="0" w:type="auto"/>
            <w:shd w:val="clear" w:color="auto" w:fill="D3D3D3"/>
          </w:tcPr>
          <w:p w14:paraId="5E017E04" w14:textId="77777777" w:rsidR="00CB428D" w:rsidRDefault="00000000">
            <w:pPr>
              <w:rPr>
                <w:lang w:val="nl-BE"/>
              </w:rPr>
            </w:pPr>
            <w:r>
              <w:rPr>
                <w:lang w:val="nl-BE"/>
              </w:rPr>
              <w:t>Translated (CM)</w:t>
            </w:r>
          </w:p>
        </w:tc>
        <w:tc>
          <w:tcPr>
            <w:tcW w:w="0" w:type="auto"/>
            <w:shd w:val="clear" w:color="auto" w:fill="D3D3D3"/>
          </w:tcPr>
          <w:p w14:paraId="7A4C4F9E" w14:textId="77777777" w:rsidR="00CB428D" w:rsidRDefault="00000000">
            <w:pPr>
              <w:rPr>
                <w:lang w:val="nl-BE"/>
              </w:rPr>
            </w:pPr>
            <w:r>
              <w:rPr>
                <w:lang w:val="nl-BE"/>
              </w:rPr>
              <w:t>Daarenboven, merken de uitvinders op dat de vorm en plaatsing van de rototranslationele koppelingen geen soepele ontvouwing toelaat van het geraamte.</w:t>
            </w:r>
          </w:p>
        </w:tc>
        <w:tc>
          <w:tcPr>
            <w:tcW w:w="0" w:type="auto"/>
            <w:shd w:val="clear" w:color="auto" w:fill="D3D3D3"/>
          </w:tcPr>
          <w:p w14:paraId="5C975D61" w14:textId="2376C315" w:rsidR="00CB428D" w:rsidRDefault="00000000">
            <w:r>
              <w:t>In addition, the inventors note that the shape and placement of the roto-translational couplings does not allow a smooth un</w:t>
            </w:r>
            <w:del w:id="20" w:author="M.Beijer" w:date="2025-10-12T20:26:00Z" w16du:dateUtc="2025-10-12T19:26:00Z">
              <w:r w:rsidDel="00486764">
                <w:delText>fold</w:delText>
              </w:r>
            </w:del>
            <w:ins w:id="21" w:author="M.Beijer" w:date="2025-10-12T20:26:00Z" w16du:dateUtc="2025-10-12T19:26:00Z">
              <w:r w:rsidR="00486764">
                <w:t>wkwkwk</w:t>
              </w:r>
            </w:ins>
            <w:r>
              <w:t>ing of the framework.</w:t>
            </w:r>
          </w:p>
        </w:tc>
      </w:tr>
      <w:tr w:rsidR="00CB428D" w14:paraId="709E50A4" w14:textId="77777777">
        <w:tc>
          <w:tcPr>
            <w:tcW w:w="0" w:type="auto"/>
            <w:shd w:val="clear" w:color="auto" w:fill="D3D3D3"/>
          </w:tcPr>
          <w:p w14:paraId="5A134E7D" w14:textId="77777777" w:rsidR="00CB428D" w:rsidRDefault="00000000">
            <w:pPr>
              <w:rPr>
                <w:lang w:val="nl-BE"/>
              </w:rPr>
            </w:pPr>
            <w:r>
              <w:rPr>
                <w:rStyle w:val="SegmentID"/>
                <w:lang w:val="nl-BE"/>
              </w:rPr>
              <w:t>11</w:t>
            </w:r>
            <w:r>
              <w:rPr>
                <w:rStyle w:val="TransUnitID"/>
                <w:lang w:val="nl-BE"/>
              </w:rPr>
              <w:t>5ac1e156-8c9b-45e6-a1c6-ac3e2160e73d</w:t>
            </w:r>
          </w:p>
        </w:tc>
        <w:tc>
          <w:tcPr>
            <w:tcW w:w="0" w:type="auto"/>
            <w:shd w:val="clear" w:color="auto" w:fill="D3D3D3"/>
          </w:tcPr>
          <w:p w14:paraId="31B6F5E4" w14:textId="77777777" w:rsidR="00CB428D" w:rsidRDefault="00000000">
            <w:pPr>
              <w:rPr>
                <w:lang w:val="nl-BE"/>
              </w:rPr>
            </w:pPr>
            <w:r>
              <w:rPr>
                <w:lang w:val="nl-BE"/>
              </w:rPr>
              <w:t>Translated (CM)</w:t>
            </w:r>
          </w:p>
        </w:tc>
        <w:tc>
          <w:tcPr>
            <w:tcW w:w="0" w:type="auto"/>
            <w:shd w:val="clear" w:color="auto" w:fill="D3D3D3"/>
          </w:tcPr>
          <w:p w14:paraId="5303F58F" w14:textId="77777777" w:rsidR="00CB428D" w:rsidRDefault="00000000">
            <w:pPr>
              <w:rPr>
                <w:lang w:val="nl-BE"/>
              </w:rPr>
            </w:pPr>
            <w:r>
              <w:rPr>
                <w:lang w:val="nl-BE"/>
              </w:rPr>
              <w:t>Hiernaast heeft het geraamte uit WO ‘913 een bijkomend nadeel.</w:t>
            </w:r>
          </w:p>
        </w:tc>
        <w:tc>
          <w:tcPr>
            <w:tcW w:w="0" w:type="auto"/>
            <w:shd w:val="clear" w:color="auto" w:fill="D3D3D3"/>
          </w:tcPr>
          <w:p w14:paraId="59F03E99" w14:textId="77777777" w:rsidR="00CB428D" w:rsidRDefault="00000000">
            <w:r>
              <w:t>In addition, the framework from WO ‘913 has an additional drawback.</w:t>
            </w:r>
          </w:p>
        </w:tc>
      </w:tr>
      <w:tr w:rsidR="00CB428D" w14:paraId="18A67F2C" w14:textId="77777777">
        <w:tc>
          <w:tcPr>
            <w:tcW w:w="0" w:type="auto"/>
            <w:shd w:val="clear" w:color="auto" w:fill="D3D3D3"/>
          </w:tcPr>
          <w:p w14:paraId="04889459" w14:textId="77777777" w:rsidR="00CB428D" w:rsidRDefault="00000000">
            <w:pPr>
              <w:rPr>
                <w:lang w:val="nl-BE"/>
              </w:rPr>
            </w:pPr>
            <w:r>
              <w:rPr>
                <w:rStyle w:val="SegmentID"/>
                <w:lang w:val="nl-BE"/>
              </w:rPr>
              <w:t>12</w:t>
            </w:r>
            <w:r>
              <w:rPr>
                <w:rStyle w:val="TransUnitID"/>
                <w:lang w:val="nl-BE"/>
              </w:rPr>
              <w:t>5ac1e156-8c9b-45e6-a1c6-ac3e2160e73d</w:t>
            </w:r>
          </w:p>
        </w:tc>
        <w:tc>
          <w:tcPr>
            <w:tcW w:w="0" w:type="auto"/>
            <w:shd w:val="clear" w:color="auto" w:fill="D3D3D3"/>
          </w:tcPr>
          <w:p w14:paraId="06AFDC0C" w14:textId="77777777" w:rsidR="00CB428D" w:rsidRDefault="00000000">
            <w:pPr>
              <w:rPr>
                <w:lang w:val="nl-BE"/>
              </w:rPr>
            </w:pPr>
            <w:r>
              <w:rPr>
                <w:lang w:val="nl-BE"/>
              </w:rPr>
              <w:t>Translated (CM)</w:t>
            </w:r>
          </w:p>
        </w:tc>
        <w:tc>
          <w:tcPr>
            <w:tcW w:w="0" w:type="auto"/>
            <w:shd w:val="clear" w:color="auto" w:fill="D3D3D3"/>
          </w:tcPr>
          <w:p w14:paraId="2399774D" w14:textId="77777777" w:rsidR="00CB428D" w:rsidRDefault="00000000">
            <w:pPr>
              <w:rPr>
                <w:lang w:val="nl-BE"/>
              </w:rPr>
            </w:pPr>
            <w:r>
              <w:rPr>
                <w:lang w:val="nl-BE"/>
              </w:rPr>
              <w:t>In veel situaties gebeurt waarbij gebruikers bij het opstaan nog even zitten op de zijkant van het bed.</w:t>
            </w:r>
          </w:p>
        </w:tc>
        <w:tc>
          <w:tcPr>
            <w:tcW w:w="0" w:type="auto"/>
            <w:shd w:val="clear" w:color="auto" w:fill="D3D3D3"/>
          </w:tcPr>
          <w:p w14:paraId="51828EA0" w14:textId="77777777" w:rsidR="00CB428D" w:rsidRDefault="00000000">
            <w:r>
              <w:t>In many situations, it happens that users sit on the edge of the bed for a moment when they get up.</w:t>
            </w:r>
          </w:p>
        </w:tc>
      </w:tr>
      <w:tr w:rsidR="00CB428D" w14:paraId="2B2B6932" w14:textId="77777777">
        <w:tc>
          <w:tcPr>
            <w:tcW w:w="0" w:type="auto"/>
            <w:shd w:val="clear" w:color="auto" w:fill="D3D3D3"/>
          </w:tcPr>
          <w:p w14:paraId="466975CE" w14:textId="77777777" w:rsidR="00CB428D" w:rsidRDefault="00000000">
            <w:pPr>
              <w:rPr>
                <w:lang w:val="nl-BE"/>
              </w:rPr>
            </w:pPr>
            <w:r>
              <w:rPr>
                <w:rStyle w:val="SegmentID"/>
                <w:lang w:val="nl-BE"/>
              </w:rPr>
              <w:t>13</w:t>
            </w:r>
            <w:r>
              <w:rPr>
                <w:rStyle w:val="TransUnitID"/>
                <w:lang w:val="nl-BE"/>
              </w:rPr>
              <w:t>5ac1e156-8c9b-45e6-a1c6-ac3e2160e73d</w:t>
            </w:r>
          </w:p>
        </w:tc>
        <w:tc>
          <w:tcPr>
            <w:tcW w:w="0" w:type="auto"/>
            <w:shd w:val="clear" w:color="auto" w:fill="D3D3D3"/>
          </w:tcPr>
          <w:p w14:paraId="56D929DD" w14:textId="77777777" w:rsidR="00CB428D" w:rsidRDefault="00000000">
            <w:pPr>
              <w:rPr>
                <w:lang w:val="nl-BE"/>
              </w:rPr>
            </w:pPr>
            <w:r>
              <w:rPr>
                <w:lang w:val="nl-BE"/>
              </w:rPr>
              <w:t>Translated (CM)</w:t>
            </w:r>
          </w:p>
        </w:tc>
        <w:tc>
          <w:tcPr>
            <w:tcW w:w="0" w:type="auto"/>
            <w:shd w:val="clear" w:color="auto" w:fill="D3D3D3"/>
          </w:tcPr>
          <w:p w14:paraId="6427EECE" w14:textId="77777777" w:rsidR="00CB428D" w:rsidRDefault="00000000">
            <w:pPr>
              <w:rPr>
                <w:lang w:val="nl-BE"/>
              </w:rPr>
            </w:pPr>
            <w:r>
              <w:rPr>
                <w:lang w:val="nl-BE"/>
              </w:rPr>
              <w:t>Het is hier niet comfortabel vanwege de hoog uitstekende koppelingen boven het matrasoppervlak.</w:t>
            </w:r>
          </w:p>
        </w:tc>
        <w:tc>
          <w:tcPr>
            <w:tcW w:w="0" w:type="auto"/>
            <w:shd w:val="clear" w:color="auto" w:fill="D3D3D3"/>
          </w:tcPr>
          <w:p w14:paraId="6B0147C6" w14:textId="77777777" w:rsidR="00CB428D" w:rsidRDefault="00000000">
            <w:r>
              <w:t>It is not comfortable here due to the high protruding couplings above the mattress surface.</w:t>
            </w:r>
          </w:p>
        </w:tc>
      </w:tr>
      <w:tr w:rsidR="00CB428D" w14:paraId="47867267" w14:textId="77777777">
        <w:tc>
          <w:tcPr>
            <w:tcW w:w="0" w:type="auto"/>
            <w:shd w:val="clear" w:color="auto" w:fill="D3D3D3"/>
          </w:tcPr>
          <w:p w14:paraId="3B6F7D27" w14:textId="77777777" w:rsidR="00CB428D" w:rsidRDefault="00000000">
            <w:pPr>
              <w:rPr>
                <w:lang w:val="nl-BE"/>
              </w:rPr>
            </w:pPr>
            <w:r>
              <w:rPr>
                <w:rStyle w:val="SegmentID"/>
                <w:lang w:val="nl-BE"/>
              </w:rPr>
              <w:t>14</w:t>
            </w:r>
            <w:r>
              <w:rPr>
                <w:rStyle w:val="TransUnitID"/>
                <w:lang w:val="nl-BE"/>
              </w:rPr>
              <w:t>622a6d2b-6b7a-4c32-a2e5-6665db64f03a</w:t>
            </w:r>
          </w:p>
        </w:tc>
        <w:tc>
          <w:tcPr>
            <w:tcW w:w="0" w:type="auto"/>
            <w:shd w:val="clear" w:color="auto" w:fill="D3D3D3"/>
          </w:tcPr>
          <w:p w14:paraId="3F2120C7" w14:textId="77777777" w:rsidR="00CB428D" w:rsidRDefault="00000000">
            <w:pPr>
              <w:rPr>
                <w:lang w:val="nl-BE"/>
              </w:rPr>
            </w:pPr>
            <w:r>
              <w:rPr>
                <w:lang w:val="nl-BE"/>
              </w:rPr>
              <w:t>Translated (CM)</w:t>
            </w:r>
          </w:p>
        </w:tc>
        <w:tc>
          <w:tcPr>
            <w:tcW w:w="0" w:type="auto"/>
            <w:shd w:val="clear" w:color="auto" w:fill="D3D3D3"/>
          </w:tcPr>
          <w:p w14:paraId="74F34370" w14:textId="77777777" w:rsidR="00CB428D" w:rsidRDefault="00000000">
            <w:pPr>
              <w:rPr>
                <w:lang w:val="nl-BE"/>
              </w:rPr>
            </w:pPr>
            <w:r>
              <w:rPr>
                <w:lang w:val="nl-BE"/>
              </w:rPr>
              <w:t>De huidige uitvinding beoogt minstens een oplossing te vinden voor enkele van bovenvermelde problemen of nadelen.</w:t>
            </w:r>
          </w:p>
        </w:tc>
        <w:tc>
          <w:tcPr>
            <w:tcW w:w="0" w:type="auto"/>
            <w:shd w:val="clear" w:color="auto" w:fill="D3D3D3"/>
          </w:tcPr>
          <w:p w14:paraId="336F1507" w14:textId="77777777" w:rsidR="00CB428D" w:rsidRDefault="00000000">
            <w:r>
              <w:t>The present invention aims to solve at least some of the above problems or drawbacks.</w:t>
            </w:r>
          </w:p>
        </w:tc>
      </w:tr>
      <w:tr w:rsidR="00CB428D" w14:paraId="171614EE" w14:textId="77777777">
        <w:tc>
          <w:tcPr>
            <w:tcW w:w="0" w:type="auto"/>
            <w:shd w:val="clear" w:color="auto" w:fill="D3D3D3"/>
          </w:tcPr>
          <w:p w14:paraId="0BDFB07D" w14:textId="77777777" w:rsidR="00CB428D" w:rsidRDefault="00000000">
            <w:pPr>
              <w:rPr>
                <w:lang w:val="nl-BE"/>
              </w:rPr>
            </w:pPr>
            <w:r>
              <w:rPr>
                <w:rStyle w:val="SegmentID"/>
                <w:lang w:val="nl-BE"/>
              </w:rPr>
              <w:t>15</w:t>
            </w:r>
            <w:r>
              <w:rPr>
                <w:rStyle w:val="TransUnitID"/>
                <w:lang w:val="nl-BE"/>
              </w:rPr>
              <w:t>622a6d2b-6b7a-4c32-a2e5-6665db64f03a</w:t>
            </w:r>
          </w:p>
        </w:tc>
        <w:tc>
          <w:tcPr>
            <w:tcW w:w="0" w:type="auto"/>
            <w:shd w:val="clear" w:color="auto" w:fill="D3D3D3"/>
          </w:tcPr>
          <w:p w14:paraId="1F826170" w14:textId="77777777" w:rsidR="00CB428D" w:rsidRDefault="00000000">
            <w:pPr>
              <w:rPr>
                <w:lang w:val="nl-BE"/>
              </w:rPr>
            </w:pPr>
            <w:r>
              <w:rPr>
                <w:lang w:val="nl-BE"/>
              </w:rPr>
              <w:t>Translated (CM)</w:t>
            </w:r>
          </w:p>
        </w:tc>
        <w:tc>
          <w:tcPr>
            <w:tcW w:w="0" w:type="auto"/>
            <w:shd w:val="clear" w:color="auto" w:fill="D3D3D3"/>
          </w:tcPr>
          <w:p w14:paraId="67E0B7BD" w14:textId="77777777" w:rsidR="00CB428D" w:rsidRDefault="00000000">
            <w:pPr>
              <w:rPr>
                <w:lang w:val="nl-BE"/>
              </w:rPr>
            </w:pPr>
            <w:r>
              <w:rPr>
                <w:lang w:val="nl-BE"/>
              </w:rPr>
              <w:t>Doel van de uitvinding is het verschaffen van een werkwijze welke deze nadelen opheft.</w:t>
            </w:r>
          </w:p>
        </w:tc>
        <w:tc>
          <w:tcPr>
            <w:tcW w:w="0" w:type="auto"/>
            <w:shd w:val="clear" w:color="auto" w:fill="D3D3D3"/>
          </w:tcPr>
          <w:p w14:paraId="32F5B463" w14:textId="77777777" w:rsidR="00CB428D" w:rsidRDefault="00000000">
            <w:r>
              <w:t>The aim of the invention is to provide a method which eliminates these disadvantages.</w:t>
            </w:r>
          </w:p>
        </w:tc>
      </w:tr>
      <w:tr w:rsidR="00CB428D" w14:paraId="75597E4F" w14:textId="77777777">
        <w:tc>
          <w:tcPr>
            <w:tcW w:w="0" w:type="auto"/>
            <w:shd w:val="clear" w:color="auto" w:fill="FFFFFF"/>
          </w:tcPr>
          <w:p w14:paraId="452DB591" w14:textId="77777777" w:rsidR="00CB428D" w:rsidRDefault="00000000">
            <w:pPr>
              <w:rPr>
                <w:lang w:val="nl-BE"/>
              </w:rPr>
            </w:pPr>
            <w:r>
              <w:rPr>
                <w:rStyle w:val="SegmentID"/>
                <w:lang w:val="nl-BE"/>
              </w:rPr>
              <w:lastRenderedPageBreak/>
              <w:t>16</w:t>
            </w:r>
            <w:r>
              <w:rPr>
                <w:rStyle w:val="TransUnitID"/>
                <w:lang w:val="nl-BE"/>
              </w:rPr>
              <w:t>362889fe-09b7-40ec-8708-99029ea9b050</w:t>
            </w:r>
          </w:p>
        </w:tc>
        <w:tc>
          <w:tcPr>
            <w:tcW w:w="0" w:type="auto"/>
            <w:shd w:val="clear" w:color="auto" w:fill="FFFFFF"/>
          </w:tcPr>
          <w:p w14:paraId="059B63FB" w14:textId="77777777" w:rsidR="00CB428D" w:rsidRDefault="00000000">
            <w:pPr>
              <w:rPr>
                <w:lang w:val="nl-BE"/>
              </w:rPr>
            </w:pPr>
            <w:r>
              <w:rPr>
                <w:lang w:val="nl-BE"/>
              </w:rPr>
              <w:t>Translated (0%)</w:t>
            </w:r>
          </w:p>
        </w:tc>
        <w:tc>
          <w:tcPr>
            <w:tcW w:w="0" w:type="auto"/>
            <w:shd w:val="clear" w:color="auto" w:fill="FFFFFF"/>
          </w:tcPr>
          <w:p w14:paraId="355741AB" w14:textId="77777777" w:rsidR="00CB428D" w:rsidRDefault="00000000">
            <w:pPr>
              <w:rPr>
                <w:lang w:val="nl-BE"/>
              </w:rPr>
            </w:pPr>
            <w:r>
              <w:rPr>
                <w:lang w:val="nl-BE"/>
              </w:rPr>
              <w:t>SAMENVATTING VAN DE UITVINDING</w:t>
            </w:r>
          </w:p>
        </w:tc>
        <w:tc>
          <w:tcPr>
            <w:tcW w:w="0" w:type="auto"/>
            <w:shd w:val="clear" w:color="auto" w:fill="FFFFFF"/>
          </w:tcPr>
          <w:p w14:paraId="6F7EFA69" w14:textId="77777777" w:rsidR="00CB428D" w:rsidRDefault="00CB428D"/>
        </w:tc>
      </w:tr>
      <w:tr w:rsidR="00CB428D" w14:paraId="23BD52FF" w14:textId="77777777">
        <w:tc>
          <w:tcPr>
            <w:tcW w:w="0" w:type="auto"/>
            <w:shd w:val="clear" w:color="auto" w:fill="F5DEB3"/>
          </w:tcPr>
          <w:p w14:paraId="054F99C2" w14:textId="77777777" w:rsidR="00CB428D" w:rsidRDefault="00000000">
            <w:pPr>
              <w:rPr>
                <w:lang w:val="nl-BE"/>
              </w:rPr>
            </w:pPr>
            <w:r>
              <w:rPr>
                <w:rStyle w:val="SegmentID"/>
                <w:lang w:val="nl-BE"/>
              </w:rPr>
              <w:t>17</w:t>
            </w:r>
            <w:r>
              <w:rPr>
                <w:rStyle w:val="TransUnitID"/>
                <w:lang w:val="nl-BE"/>
              </w:rPr>
              <w:t>755be08f-efd9-4ea5-be77-9c1d71f70709</w:t>
            </w:r>
          </w:p>
        </w:tc>
        <w:tc>
          <w:tcPr>
            <w:tcW w:w="0" w:type="auto"/>
            <w:shd w:val="clear" w:color="auto" w:fill="F5DEB3"/>
          </w:tcPr>
          <w:p w14:paraId="59CA6118" w14:textId="77777777" w:rsidR="00CB428D" w:rsidRDefault="00000000">
            <w:pPr>
              <w:rPr>
                <w:lang w:val="nl-BE"/>
              </w:rPr>
            </w:pPr>
            <w:r>
              <w:rPr>
                <w:lang w:val="nl-BE"/>
              </w:rPr>
              <w:t>Translated (99%)</w:t>
            </w:r>
          </w:p>
        </w:tc>
        <w:tc>
          <w:tcPr>
            <w:tcW w:w="0" w:type="auto"/>
            <w:shd w:val="clear" w:color="auto" w:fill="F5DEB3"/>
          </w:tcPr>
          <w:p w14:paraId="43FBC9B5" w14:textId="77777777" w:rsidR="00CB428D" w:rsidRDefault="00000000">
            <w:pPr>
              <w:rPr>
                <w:lang w:val="nl-BE"/>
              </w:rPr>
            </w:pPr>
            <w:r>
              <w:rPr>
                <w:lang w:val="nl-BE"/>
              </w:rPr>
              <w:t>De uitvinding betreft in een eerste aspect een uitklapbaar geraamte geschikt voor voorziening in een opklapmeubel, zoals een zetelbank of bedank, volgens conclusie 1.</w:t>
            </w:r>
          </w:p>
        </w:tc>
        <w:tc>
          <w:tcPr>
            <w:tcW w:w="0" w:type="auto"/>
            <w:shd w:val="clear" w:color="auto" w:fill="F5DEB3"/>
          </w:tcPr>
          <w:p w14:paraId="2D76057D" w14:textId="51945B8F" w:rsidR="00CB428D" w:rsidRDefault="00000000">
            <w:r>
              <w:t xml:space="preserve">The invention relates, in a first aspect, to a </w:t>
            </w:r>
            <w:del w:id="22" w:author="M.Beijer" w:date="2025-10-12T20:26:00Z" w16du:dateUtc="2025-10-12T19:26:00Z">
              <w:r w:rsidDel="00486764">
                <w:delText>fold</w:delText>
              </w:r>
            </w:del>
            <w:ins w:id="23" w:author="M.Beijer" w:date="2025-10-12T20:26:00Z" w16du:dateUtc="2025-10-12T19:26:00Z">
              <w:r w:rsidR="00486764">
                <w:t>wkwkwk</w:t>
              </w:r>
            </w:ins>
            <w:r>
              <w:t xml:space="preserve">ing framework suitable for provision in a piece of </w:t>
            </w:r>
            <w:del w:id="24" w:author="M.Beijer" w:date="2025-10-12T20:26:00Z" w16du:dateUtc="2025-10-12T19:26:00Z">
              <w:r w:rsidDel="00486764">
                <w:delText>fold</w:delText>
              </w:r>
            </w:del>
            <w:ins w:id="25" w:author="M.Beijer" w:date="2025-10-12T20:26:00Z" w16du:dateUtc="2025-10-12T19:26:00Z">
              <w:r w:rsidR="00486764">
                <w:t>wkwkwk</w:t>
              </w:r>
            </w:ins>
            <w:r>
              <w:t>ing furniture, such as a sofa or sofa bed, according to claim 1.</w:t>
            </w:r>
          </w:p>
        </w:tc>
      </w:tr>
      <w:tr w:rsidR="00CB428D" w14:paraId="1BA17374" w14:textId="77777777">
        <w:tc>
          <w:tcPr>
            <w:tcW w:w="0" w:type="auto"/>
            <w:shd w:val="clear" w:color="auto" w:fill="D3D3D3"/>
          </w:tcPr>
          <w:p w14:paraId="3125B829" w14:textId="77777777" w:rsidR="00CB428D" w:rsidRDefault="00000000">
            <w:pPr>
              <w:rPr>
                <w:lang w:val="nl-BE"/>
              </w:rPr>
            </w:pPr>
            <w:r>
              <w:rPr>
                <w:rStyle w:val="SegmentID"/>
                <w:lang w:val="nl-BE"/>
              </w:rPr>
              <w:t>18</w:t>
            </w:r>
            <w:r>
              <w:rPr>
                <w:rStyle w:val="TransUnitID"/>
                <w:lang w:val="nl-BE"/>
              </w:rPr>
              <w:t>755be08f-efd9-4ea5-be77-9c1d71f70709</w:t>
            </w:r>
          </w:p>
        </w:tc>
        <w:tc>
          <w:tcPr>
            <w:tcW w:w="0" w:type="auto"/>
            <w:shd w:val="clear" w:color="auto" w:fill="D3D3D3"/>
          </w:tcPr>
          <w:p w14:paraId="0F16C73A" w14:textId="77777777" w:rsidR="00CB428D" w:rsidRDefault="00000000">
            <w:pPr>
              <w:rPr>
                <w:lang w:val="nl-BE"/>
              </w:rPr>
            </w:pPr>
            <w:r>
              <w:rPr>
                <w:lang w:val="nl-BE"/>
              </w:rPr>
              <w:t>Translated (CM)</w:t>
            </w:r>
          </w:p>
        </w:tc>
        <w:tc>
          <w:tcPr>
            <w:tcW w:w="0" w:type="auto"/>
            <w:shd w:val="clear" w:color="auto" w:fill="D3D3D3"/>
          </w:tcPr>
          <w:p w14:paraId="77E5B6BC" w14:textId="77777777" w:rsidR="00CB428D" w:rsidRDefault="00000000">
            <w:pPr>
              <w:rPr>
                <w:lang w:val="nl-BE"/>
              </w:rPr>
            </w:pPr>
            <w:r>
              <w:rPr>
                <w:lang w:val="nl-BE"/>
              </w:rPr>
              <w:t>Het voorgestelde geraamte is zeer voordelig doordat het ingeklapte geraamte zeer compact is (qua hoogte), zodat het opklapmeubel een comfortabele zithoogte heeft, en bovendien ook eenvoudiger gemanipuleerd kan worden.</w:t>
            </w:r>
          </w:p>
        </w:tc>
        <w:tc>
          <w:tcPr>
            <w:tcW w:w="0" w:type="auto"/>
            <w:shd w:val="clear" w:color="auto" w:fill="D3D3D3"/>
          </w:tcPr>
          <w:p w14:paraId="42A0531E" w14:textId="43896ADE" w:rsidR="00CB428D" w:rsidRDefault="00000000">
            <w:r>
              <w:t xml:space="preserve">The proposed framework is highly advantageous because the collapsed framework is very compact (in terms of height), ensuring that the piece of </w:t>
            </w:r>
            <w:del w:id="26" w:author="M.Beijer" w:date="2025-10-12T20:26:00Z" w16du:dateUtc="2025-10-12T19:26:00Z">
              <w:r w:rsidDel="00486764">
                <w:delText>fold</w:delText>
              </w:r>
            </w:del>
            <w:ins w:id="27" w:author="M.Beijer" w:date="2025-10-12T20:26:00Z" w16du:dateUtc="2025-10-12T19:26:00Z">
              <w:r w:rsidR="00486764">
                <w:t>wkwkwk</w:t>
              </w:r>
            </w:ins>
            <w:r>
              <w:t>ing furniture has a comfortable seat height, and moreover can also be manipulated more easily.</w:t>
            </w:r>
          </w:p>
        </w:tc>
      </w:tr>
      <w:tr w:rsidR="00CB428D" w14:paraId="79A12651" w14:textId="77777777">
        <w:tc>
          <w:tcPr>
            <w:tcW w:w="0" w:type="auto"/>
            <w:shd w:val="clear" w:color="auto" w:fill="D3D3D3"/>
          </w:tcPr>
          <w:p w14:paraId="1BD6DC8B" w14:textId="77777777" w:rsidR="00CB428D" w:rsidRDefault="00000000">
            <w:pPr>
              <w:rPr>
                <w:lang w:val="nl-BE"/>
              </w:rPr>
            </w:pPr>
            <w:r>
              <w:rPr>
                <w:rStyle w:val="SegmentID"/>
                <w:lang w:val="nl-BE"/>
              </w:rPr>
              <w:t>19</w:t>
            </w:r>
            <w:r>
              <w:rPr>
                <w:rStyle w:val="TransUnitID"/>
                <w:lang w:val="nl-BE"/>
              </w:rPr>
              <w:t>755be08f-efd9-4ea5-be77-9c1d71f70709</w:t>
            </w:r>
          </w:p>
        </w:tc>
        <w:tc>
          <w:tcPr>
            <w:tcW w:w="0" w:type="auto"/>
            <w:shd w:val="clear" w:color="auto" w:fill="D3D3D3"/>
          </w:tcPr>
          <w:p w14:paraId="1CD78B34" w14:textId="77777777" w:rsidR="00CB428D" w:rsidRDefault="00000000">
            <w:pPr>
              <w:rPr>
                <w:lang w:val="nl-BE"/>
              </w:rPr>
            </w:pPr>
            <w:r>
              <w:rPr>
                <w:lang w:val="nl-BE"/>
              </w:rPr>
              <w:t>Translated (CM)</w:t>
            </w:r>
          </w:p>
        </w:tc>
        <w:tc>
          <w:tcPr>
            <w:tcW w:w="0" w:type="auto"/>
            <w:shd w:val="clear" w:color="auto" w:fill="D3D3D3"/>
          </w:tcPr>
          <w:p w14:paraId="1404010A" w14:textId="77777777" w:rsidR="00CB428D" w:rsidRDefault="00000000">
            <w:pPr>
              <w:rPr>
                <w:lang w:val="nl-BE"/>
              </w:rPr>
            </w:pPr>
            <w:r>
              <w:rPr>
                <w:lang w:val="nl-BE"/>
              </w:rPr>
              <w:t>Bovendien laat het een zeer eenvoudige, en weinig belastende, procedure toe voor het in- en uitklappen van het geraamte, waarbij mits manipulatie van één onderdeel, de rest van het geraamte automatisch mee uitklapt, zonder dat er verdere acties nodig zijn, zoals normaal wel vaker het geval is (afzonderlijk uitklappen van voeten of extra steunen bijvoorbeeld).</w:t>
            </w:r>
          </w:p>
        </w:tc>
        <w:tc>
          <w:tcPr>
            <w:tcW w:w="0" w:type="auto"/>
            <w:shd w:val="clear" w:color="auto" w:fill="D3D3D3"/>
          </w:tcPr>
          <w:p w14:paraId="78A8AA7B" w14:textId="2400E681" w:rsidR="00CB428D" w:rsidRDefault="00000000">
            <w:r>
              <w:t xml:space="preserve">Moreover, it allows a very simple and minimally burdensome procedure for </w:t>
            </w:r>
            <w:del w:id="28" w:author="M.Beijer" w:date="2025-10-12T20:26:00Z" w16du:dateUtc="2025-10-12T19:26:00Z">
              <w:r w:rsidDel="00486764">
                <w:delText>fold</w:delText>
              </w:r>
            </w:del>
            <w:ins w:id="29" w:author="M.Beijer" w:date="2025-10-12T20:26:00Z" w16du:dateUtc="2025-10-12T19:26:00Z">
              <w:r w:rsidR="00486764">
                <w:t>wkwkwk</w:t>
              </w:r>
            </w:ins>
            <w:r>
              <w:t>ing and un</w:t>
            </w:r>
            <w:del w:id="30" w:author="M.Beijer" w:date="2025-10-12T20:26:00Z" w16du:dateUtc="2025-10-12T19:26:00Z">
              <w:r w:rsidDel="00486764">
                <w:delText>fold</w:delText>
              </w:r>
            </w:del>
            <w:ins w:id="31" w:author="M.Beijer" w:date="2025-10-12T20:26:00Z" w16du:dateUtc="2025-10-12T19:26:00Z">
              <w:r w:rsidR="00486764">
                <w:t>wkwkwk</w:t>
              </w:r>
            </w:ins>
            <w:r>
              <w:t>ing the framework, whereby, with the manipulation of one component, the rest of the framework automatically un</w:t>
            </w:r>
            <w:del w:id="32" w:author="M.Beijer" w:date="2025-10-12T20:26:00Z" w16du:dateUtc="2025-10-12T19:26:00Z">
              <w:r w:rsidDel="00486764">
                <w:delText>fold</w:delText>
              </w:r>
            </w:del>
            <w:ins w:id="33" w:author="M.Beijer" w:date="2025-10-12T20:26:00Z" w16du:dateUtc="2025-10-12T19:26:00Z">
              <w:r w:rsidR="00486764">
                <w:t>wkwkwk</w:t>
              </w:r>
            </w:ins>
            <w:r>
              <w:t>s, without the need for further actions, as is often the case normally (such as separately un</w:t>
            </w:r>
            <w:del w:id="34" w:author="M.Beijer" w:date="2025-10-12T20:26:00Z" w16du:dateUtc="2025-10-12T19:26:00Z">
              <w:r w:rsidDel="00486764">
                <w:delText>fold</w:delText>
              </w:r>
            </w:del>
            <w:ins w:id="35" w:author="M.Beijer" w:date="2025-10-12T20:26:00Z" w16du:dateUtc="2025-10-12T19:26:00Z">
              <w:r w:rsidR="00486764">
                <w:t>wkwkwk</w:t>
              </w:r>
            </w:ins>
            <w:r>
              <w:t>ing feet or additional supports).</w:t>
            </w:r>
          </w:p>
        </w:tc>
      </w:tr>
      <w:tr w:rsidR="00CB428D" w14:paraId="6502274A" w14:textId="77777777">
        <w:tc>
          <w:tcPr>
            <w:tcW w:w="0" w:type="auto"/>
            <w:shd w:val="clear" w:color="auto" w:fill="D3D3D3"/>
          </w:tcPr>
          <w:p w14:paraId="3647F886" w14:textId="77777777" w:rsidR="00CB428D" w:rsidRDefault="00000000">
            <w:pPr>
              <w:rPr>
                <w:lang w:val="nl-BE"/>
              </w:rPr>
            </w:pPr>
            <w:r>
              <w:rPr>
                <w:rStyle w:val="SegmentID"/>
                <w:lang w:val="nl-BE"/>
              </w:rPr>
              <w:t>20</w:t>
            </w:r>
            <w:r>
              <w:rPr>
                <w:rStyle w:val="TransUnitID"/>
                <w:lang w:val="nl-BE"/>
              </w:rPr>
              <w:t>cc60fb27-1086-4236-9058-c48714a73b14</w:t>
            </w:r>
          </w:p>
        </w:tc>
        <w:tc>
          <w:tcPr>
            <w:tcW w:w="0" w:type="auto"/>
            <w:shd w:val="clear" w:color="auto" w:fill="D3D3D3"/>
          </w:tcPr>
          <w:p w14:paraId="0215F357" w14:textId="77777777" w:rsidR="00CB428D" w:rsidRDefault="00000000">
            <w:pPr>
              <w:rPr>
                <w:lang w:val="nl-BE"/>
              </w:rPr>
            </w:pPr>
            <w:r>
              <w:rPr>
                <w:lang w:val="nl-BE"/>
              </w:rPr>
              <w:t>Translated (CM)</w:t>
            </w:r>
          </w:p>
        </w:tc>
        <w:tc>
          <w:tcPr>
            <w:tcW w:w="0" w:type="auto"/>
            <w:shd w:val="clear" w:color="auto" w:fill="D3D3D3"/>
          </w:tcPr>
          <w:p w14:paraId="1F250F19" w14:textId="77777777" w:rsidR="00CB428D" w:rsidRDefault="00000000">
            <w:pPr>
              <w:rPr>
                <w:lang w:val="nl-BE"/>
              </w:rPr>
            </w:pPr>
            <w:r>
              <w:rPr>
                <w:lang w:val="nl-BE"/>
              </w:rPr>
              <w:t>Specifieke voorkeurdragende uitvoeringsvormen worden beschreven in conclusies 2 tot en met 14.</w:t>
            </w:r>
          </w:p>
        </w:tc>
        <w:tc>
          <w:tcPr>
            <w:tcW w:w="0" w:type="auto"/>
            <w:shd w:val="clear" w:color="auto" w:fill="D3D3D3"/>
          </w:tcPr>
          <w:p w14:paraId="6BC0F84A" w14:textId="77777777" w:rsidR="00CB428D" w:rsidRDefault="00000000">
            <w:r>
              <w:t>Specific preferred embodiments are described in claims 2 to 14.</w:t>
            </w:r>
          </w:p>
        </w:tc>
      </w:tr>
      <w:tr w:rsidR="00CB428D" w14:paraId="2EFF5D79" w14:textId="77777777">
        <w:tc>
          <w:tcPr>
            <w:tcW w:w="0" w:type="auto"/>
            <w:shd w:val="clear" w:color="auto" w:fill="D3D3D3"/>
          </w:tcPr>
          <w:p w14:paraId="1EAA3E31" w14:textId="77777777" w:rsidR="00CB428D" w:rsidRDefault="00000000">
            <w:pPr>
              <w:rPr>
                <w:lang w:val="nl-BE"/>
              </w:rPr>
            </w:pPr>
            <w:r>
              <w:rPr>
                <w:rStyle w:val="SegmentID"/>
                <w:lang w:val="nl-BE"/>
              </w:rPr>
              <w:t>21</w:t>
            </w:r>
            <w:r>
              <w:rPr>
                <w:rStyle w:val="TransUnitID"/>
                <w:lang w:val="nl-BE"/>
              </w:rPr>
              <w:t>f986370d-64a1-44ca-b356-6d7098527d71</w:t>
            </w:r>
          </w:p>
        </w:tc>
        <w:tc>
          <w:tcPr>
            <w:tcW w:w="0" w:type="auto"/>
            <w:shd w:val="clear" w:color="auto" w:fill="D3D3D3"/>
          </w:tcPr>
          <w:p w14:paraId="04209E65" w14:textId="77777777" w:rsidR="00CB428D" w:rsidRDefault="00000000">
            <w:pPr>
              <w:rPr>
                <w:lang w:val="nl-BE"/>
              </w:rPr>
            </w:pPr>
            <w:r>
              <w:rPr>
                <w:lang w:val="nl-BE"/>
              </w:rPr>
              <w:t>Translated (CM)</w:t>
            </w:r>
          </w:p>
        </w:tc>
        <w:tc>
          <w:tcPr>
            <w:tcW w:w="0" w:type="auto"/>
            <w:shd w:val="clear" w:color="auto" w:fill="D3D3D3"/>
          </w:tcPr>
          <w:p w14:paraId="72692BD4" w14:textId="77777777" w:rsidR="00CB428D" w:rsidRDefault="00000000">
            <w:pPr>
              <w:rPr>
                <w:lang w:val="nl-BE"/>
              </w:rPr>
            </w:pPr>
            <w:r>
              <w:rPr>
                <w:lang w:val="nl-BE"/>
              </w:rPr>
              <w:t>In een tweede aspect betreft de uitvinding een opklapmeubel omvattende een geraamte volgens het eerste aspect van de uitvinding.</w:t>
            </w:r>
          </w:p>
        </w:tc>
        <w:tc>
          <w:tcPr>
            <w:tcW w:w="0" w:type="auto"/>
            <w:shd w:val="clear" w:color="auto" w:fill="D3D3D3"/>
          </w:tcPr>
          <w:p w14:paraId="47C36B7C" w14:textId="5197B0F0" w:rsidR="00CB428D" w:rsidRDefault="00000000">
            <w:r>
              <w:t xml:space="preserve">In a second aspect, the invention relates to a piece of </w:t>
            </w:r>
            <w:del w:id="36" w:author="M.Beijer" w:date="2025-10-12T20:26:00Z" w16du:dateUtc="2025-10-12T19:26:00Z">
              <w:r w:rsidDel="00486764">
                <w:delText>fold</w:delText>
              </w:r>
            </w:del>
            <w:ins w:id="37" w:author="M.Beijer" w:date="2025-10-12T20:26:00Z" w16du:dateUtc="2025-10-12T19:26:00Z">
              <w:r w:rsidR="00486764">
                <w:t>wkwkwk</w:t>
              </w:r>
            </w:ins>
            <w:r>
              <w:t>ing furniture comprising a framework according to the first aspect of the invention.</w:t>
            </w:r>
          </w:p>
        </w:tc>
      </w:tr>
      <w:tr w:rsidR="00CB428D" w14:paraId="434A20B2" w14:textId="77777777">
        <w:tc>
          <w:tcPr>
            <w:tcW w:w="0" w:type="auto"/>
            <w:shd w:val="clear" w:color="auto" w:fill="D3D3D3"/>
          </w:tcPr>
          <w:p w14:paraId="15B1B43D" w14:textId="77777777" w:rsidR="00CB428D" w:rsidRDefault="00000000">
            <w:pPr>
              <w:rPr>
                <w:lang w:val="nl-BE"/>
              </w:rPr>
            </w:pPr>
            <w:r>
              <w:rPr>
                <w:rStyle w:val="SegmentID"/>
                <w:lang w:val="nl-BE"/>
              </w:rPr>
              <w:t>22</w:t>
            </w:r>
            <w:r>
              <w:rPr>
                <w:rStyle w:val="TransUnitID"/>
                <w:lang w:val="nl-BE"/>
              </w:rPr>
              <w:t>f986370d-64a1-44ca-b356-6d7098527d71</w:t>
            </w:r>
          </w:p>
        </w:tc>
        <w:tc>
          <w:tcPr>
            <w:tcW w:w="0" w:type="auto"/>
            <w:shd w:val="clear" w:color="auto" w:fill="D3D3D3"/>
          </w:tcPr>
          <w:p w14:paraId="5D5C545C" w14:textId="77777777" w:rsidR="00CB428D" w:rsidRDefault="00000000">
            <w:pPr>
              <w:rPr>
                <w:lang w:val="nl-BE"/>
              </w:rPr>
            </w:pPr>
            <w:r>
              <w:rPr>
                <w:lang w:val="nl-BE"/>
              </w:rPr>
              <w:t>Translated (CM)</w:t>
            </w:r>
          </w:p>
        </w:tc>
        <w:tc>
          <w:tcPr>
            <w:tcW w:w="0" w:type="auto"/>
            <w:shd w:val="clear" w:color="auto" w:fill="D3D3D3"/>
          </w:tcPr>
          <w:p w14:paraId="3A1D4336" w14:textId="77777777" w:rsidR="00CB428D" w:rsidRDefault="00000000">
            <w:pPr>
              <w:rPr>
                <w:lang w:val="nl-BE"/>
              </w:rPr>
            </w:pPr>
            <w:r>
              <w:rPr>
                <w:lang w:val="nl-BE"/>
              </w:rPr>
              <w:t>Bij voorkeur is dit opklapmeubel een zetelbank of bedbank, bij voorkeur een bedbank.</w:t>
            </w:r>
          </w:p>
        </w:tc>
        <w:tc>
          <w:tcPr>
            <w:tcW w:w="0" w:type="auto"/>
            <w:shd w:val="clear" w:color="auto" w:fill="D3D3D3"/>
          </w:tcPr>
          <w:p w14:paraId="0FA836C7" w14:textId="436BCB5E" w:rsidR="00CB428D" w:rsidRDefault="00000000">
            <w:r>
              <w:t xml:space="preserve">Preferably, this piece of </w:t>
            </w:r>
            <w:del w:id="38" w:author="M.Beijer" w:date="2025-10-12T20:26:00Z" w16du:dateUtc="2025-10-12T19:26:00Z">
              <w:r w:rsidDel="00486764">
                <w:delText>fold</w:delText>
              </w:r>
            </w:del>
            <w:ins w:id="39" w:author="M.Beijer" w:date="2025-10-12T20:26:00Z" w16du:dateUtc="2025-10-12T19:26:00Z">
              <w:r w:rsidR="00486764">
                <w:t>wkwkwk</w:t>
              </w:r>
            </w:ins>
            <w:r>
              <w:t>ing furniture is a sofa or a sofa bed, preferably a sofa bed.</w:t>
            </w:r>
          </w:p>
        </w:tc>
      </w:tr>
      <w:tr w:rsidR="00CB428D" w14:paraId="57C90738" w14:textId="77777777">
        <w:tc>
          <w:tcPr>
            <w:tcW w:w="0" w:type="auto"/>
            <w:shd w:val="clear" w:color="auto" w:fill="D3D3D3"/>
          </w:tcPr>
          <w:p w14:paraId="0DD5338B" w14:textId="77777777" w:rsidR="00CB428D" w:rsidRDefault="00000000">
            <w:pPr>
              <w:rPr>
                <w:lang w:val="nl-BE"/>
              </w:rPr>
            </w:pPr>
            <w:r>
              <w:rPr>
                <w:rStyle w:val="SegmentID"/>
                <w:lang w:val="nl-BE"/>
              </w:rPr>
              <w:t>23</w:t>
            </w:r>
            <w:r>
              <w:rPr>
                <w:rStyle w:val="TransUnitID"/>
                <w:lang w:val="nl-BE"/>
              </w:rPr>
              <w:t>b6d4ea51-ce78-49c1-a384-52210e6811ea</w:t>
            </w:r>
          </w:p>
        </w:tc>
        <w:tc>
          <w:tcPr>
            <w:tcW w:w="0" w:type="auto"/>
            <w:shd w:val="clear" w:color="auto" w:fill="D3D3D3"/>
          </w:tcPr>
          <w:p w14:paraId="47271E08" w14:textId="77777777" w:rsidR="00CB428D" w:rsidRDefault="00000000">
            <w:pPr>
              <w:rPr>
                <w:lang w:val="nl-BE"/>
              </w:rPr>
            </w:pPr>
            <w:r>
              <w:rPr>
                <w:lang w:val="nl-BE"/>
              </w:rPr>
              <w:t>Translated (CM)</w:t>
            </w:r>
          </w:p>
        </w:tc>
        <w:tc>
          <w:tcPr>
            <w:tcW w:w="0" w:type="auto"/>
            <w:shd w:val="clear" w:color="auto" w:fill="D3D3D3"/>
          </w:tcPr>
          <w:p w14:paraId="42B7FE22" w14:textId="77777777" w:rsidR="00CB428D" w:rsidRDefault="00000000">
            <w:pPr>
              <w:rPr>
                <w:lang w:val="nl-BE"/>
              </w:rPr>
            </w:pPr>
            <w:r>
              <w:rPr>
                <w:lang w:val="nl-BE"/>
              </w:rPr>
              <w:t>BESCHRIJVING VAN DE FIGUREN</w:t>
            </w:r>
          </w:p>
        </w:tc>
        <w:tc>
          <w:tcPr>
            <w:tcW w:w="0" w:type="auto"/>
            <w:shd w:val="clear" w:color="auto" w:fill="D3D3D3"/>
          </w:tcPr>
          <w:p w14:paraId="279D4767" w14:textId="77777777" w:rsidR="00CB428D" w:rsidRDefault="00000000">
            <w:r>
              <w:t>DESCRIPTION OF THE FIGURES</w:t>
            </w:r>
          </w:p>
        </w:tc>
      </w:tr>
      <w:tr w:rsidR="00CB428D" w14:paraId="1EBEB463" w14:textId="77777777">
        <w:tc>
          <w:tcPr>
            <w:tcW w:w="0" w:type="auto"/>
            <w:shd w:val="clear" w:color="auto" w:fill="D3D3D3"/>
          </w:tcPr>
          <w:p w14:paraId="5626D026" w14:textId="77777777" w:rsidR="00CB428D" w:rsidRDefault="00000000">
            <w:pPr>
              <w:rPr>
                <w:lang w:val="nl-BE"/>
              </w:rPr>
            </w:pPr>
            <w:r>
              <w:rPr>
                <w:rStyle w:val="SegmentID"/>
                <w:lang w:val="nl-BE"/>
              </w:rPr>
              <w:t>24</w:t>
            </w:r>
            <w:r>
              <w:rPr>
                <w:rStyle w:val="TransUnitID"/>
                <w:lang w:val="nl-BE"/>
              </w:rPr>
              <w:t>8c55c2d7-99f9-4e53-82e2-42c41328cb51</w:t>
            </w:r>
          </w:p>
        </w:tc>
        <w:tc>
          <w:tcPr>
            <w:tcW w:w="0" w:type="auto"/>
            <w:shd w:val="clear" w:color="auto" w:fill="D3D3D3"/>
          </w:tcPr>
          <w:p w14:paraId="2A0C35B8" w14:textId="77777777" w:rsidR="00CB428D" w:rsidRDefault="00000000">
            <w:pPr>
              <w:rPr>
                <w:lang w:val="nl-BE"/>
              </w:rPr>
            </w:pPr>
            <w:r>
              <w:rPr>
                <w:lang w:val="nl-BE"/>
              </w:rPr>
              <w:t>Translated (CM)</w:t>
            </w:r>
          </w:p>
        </w:tc>
        <w:tc>
          <w:tcPr>
            <w:tcW w:w="0" w:type="auto"/>
            <w:shd w:val="clear" w:color="auto" w:fill="D3D3D3"/>
          </w:tcPr>
          <w:p w14:paraId="3175AD9C" w14:textId="77777777" w:rsidR="00CB428D" w:rsidRDefault="00000000">
            <w:pPr>
              <w:rPr>
                <w:lang w:val="nl-BE"/>
              </w:rPr>
            </w:pPr>
            <w:r>
              <w:rPr>
                <w:rStyle w:val="Tag"/>
                <w:lang w:val="nl-BE"/>
              </w:rPr>
              <w:t>&lt;13&gt;</w:t>
            </w:r>
            <w:r>
              <w:rPr>
                <w:lang w:val="nl-BE"/>
              </w:rPr>
              <w:t>Figuur 1</w:t>
            </w:r>
            <w:r>
              <w:rPr>
                <w:rStyle w:val="Tag"/>
                <w:lang w:val="nl-BE"/>
              </w:rPr>
              <w:t>&lt;/13&gt;</w:t>
            </w:r>
            <w:r>
              <w:rPr>
                <w:lang w:val="nl-BE"/>
              </w:rPr>
              <w:t xml:space="preserve"> toont een zijdelingse weergave van het uitgeklapte geraamte, in een opklapmeubel, waarbij in de bovenste figuur de onderdelen zijn aangeduid, en in de onderste figuur de punten waarop de onderdelen vast, roteerbaar, pivoteerbaar of scharnierbaar aan elkaar gekoppeld zijn.</w:t>
            </w:r>
          </w:p>
        </w:tc>
        <w:tc>
          <w:tcPr>
            <w:tcW w:w="0" w:type="auto"/>
            <w:shd w:val="clear" w:color="auto" w:fill="D3D3D3"/>
          </w:tcPr>
          <w:p w14:paraId="0A920461" w14:textId="6C1F5B47" w:rsidR="00CB428D" w:rsidRDefault="00000000">
            <w:r>
              <w:rPr>
                <w:rStyle w:val="Tag"/>
              </w:rPr>
              <w:t>&lt;13&gt;</w:t>
            </w:r>
            <w:r>
              <w:t>Figure 1</w:t>
            </w:r>
            <w:r>
              <w:rPr>
                <w:rStyle w:val="Tag"/>
              </w:rPr>
              <w:t>&lt;/13&gt;</w:t>
            </w:r>
            <w:r>
              <w:t xml:space="preserve"> shows a lateral view of the un</w:t>
            </w:r>
            <w:del w:id="40" w:author="M.Beijer" w:date="2025-10-12T20:26:00Z" w16du:dateUtc="2025-10-12T19:26:00Z">
              <w:r w:rsidDel="00486764">
                <w:delText>fold</w:delText>
              </w:r>
            </w:del>
            <w:ins w:id="41" w:author="M.Beijer" w:date="2025-10-12T20:26:00Z" w16du:dateUtc="2025-10-12T19:26:00Z">
              <w:r w:rsidR="00486764">
                <w:t>wkwkwk</w:t>
              </w:r>
            </w:ins>
            <w:r>
              <w:t xml:space="preserve">ed framework in a piece of </w:t>
            </w:r>
            <w:del w:id="42" w:author="M.Beijer" w:date="2025-10-12T20:26:00Z" w16du:dateUtc="2025-10-12T19:26:00Z">
              <w:r w:rsidDel="00486764">
                <w:delText>fold</w:delText>
              </w:r>
            </w:del>
            <w:ins w:id="43" w:author="M.Beijer" w:date="2025-10-12T20:26:00Z" w16du:dateUtc="2025-10-12T19:26:00Z">
              <w:r w:rsidR="00486764">
                <w:t>wkwkwk</w:t>
              </w:r>
            </w:ins>
            <w:r>
              <w:t>ing furniture, wherein in the upper figure the components are indicated, and in the lower figure the points where the components are fixedly, rotatably, pivotably, or hingeably connected to each other.</w:t>
            </w:r>
          </w:p>
        </w:tc>
      </w:tr>
      <w:tr w:rsidR="00CB428D" w14:paraId="4CA0C0D6" w14:textId="77777777">
        <w:tc>
          <w:tcPr>
            <w:tcW w:w="0" w:type="auto"/>
            <w:shd w:val="clear" w:color="auto" w:fill="D3D3D3"/>
          </w:tcPr>
          <w:p w14:paraId="151B07D1" w14:textId="77777777" w:rsidR="00CB428D" w:rsidRDefault="00000000">
            <w:pPr>
              <w:rPr>
                <w:lang w:val="nl-BE"/>
              </w:rPr>
            </w:pPr>
            <w:r>
              <w:rPr>
                <w:rStyle w:val="SegmentID"/>
                <w:lang w:val="nl-BE"/>
              </w:rPr>
              <w:t>25</w:t>
            </w:r>
            <w:r>
              <w:rPr>
                <w:rStyle w:val="TransUnitID"/>
                <w:lang w:val="nl-BE"/>
              </w:rPr>
              <w:t>e6b1ab8f-96c2-4bdb-806f-9d57e6291007</w:t>
            </w:r>
          </w:p>
        </w:tc>
        <w:tc>
          <w:tcPr>
            <w:tcW w:w="0" w:type="auto"/>
            <w:shd w:val="clear" w:color="auto" w:fill="D3D3D3"/>
          </w:tcPr>
          <w:p w14:paraId="4907AC33" w14:textId="77777777" w:rsidR="00CB428D" w:rsidRDefault="00000000">
            <w:pPr>
              <w:rPr>
                <w:lang w:val="nl-BE"/>
              </w:rPr>
            </w:pPr>
            <w:r>
              <w:rPr>
                <w:lang w:val="nl-BE"/>
              </w:rPr>
              <w:t>Translated (CM)</w:t>
            </w:r>
          </w:p>
        </w:tc>
        <w:tc>
          <w:tcPr>
            <w:tcW w:w="0" w:type="auto"/>
            <w:shd w:val="clear" w:color="auto" w:fill="D3D3D3"/>
          </w:tcPr>
          <w:p w14:paraId="4666011C" w14:textId="77777777" w:rsidR="00CB428D" w:rsidRDefault="00000000">
            <w:pPr>
              <w:rPr>
                <w:lang w:val="nl-BE"/>
              </w:rPr>
            </w:pPr>
            <w:r>
              <w:rPr>
                <w:rStyle w:val="Tag"/>
                <w:lang w:val="nl-BE"/>
              </w:rPr>
              <w:t>&lt;22&gt;</w:t>
            </w:r>
            <w:r>
              <w:rPr>
                <w:lang w:val="nl-BE"/>
              </w:rPr>
              <w:t>Figuren 2, 3, 4, 5 en 6</w:t>
            </w:r>
            <w:r>
              <w:rPr>
                <w:rStyle w:val="Tag"/>
                <w:lang w:val="nl-BE"/>
              </w:rPr>
              <w:t>&lt;/22&gt;</w:t>
            </w:r>
            <w:r>
              <w:rPr>
                <w:lang w:val="nl-BE"/>
              </w:rPr>
              <w:t xml:space="preserve"> tonen opeenvolgende zijdelingse weergaven van het geraamte terwijl het uitgeklapt wordt.</w:t>
            </w:r>
          </w:p>
        </w:tc>
        <w:tc>
          <w:tcPr>
            <w:tcW w:w="0" w:type="auto"/>
            <w:shd w:val="clear" w:color="auto" w:fill="D3D3D3"/>
          </w:tcPr>
          <w:p w14:paraId="52456E2E" w14:textId="09FDB4B9" w:rsidR="00CB428D" w:rsidRDefault="00000000">
            <w:r>
              <w:rPr>
                <w:rStyle w:val="Tag"/>
              </w:rPr>
              <w:t>&lt;22&gt;</w:t>
            </w:r>
            <w:r>
              <w:t>Figures 2, 3, 4, 5, and 6</w:t>
            </w:r>
            <w:r>
              <w:rPr>
                <w:rStyle w:val="Tag"/>
              </w:rPr>
              <w:t>&lt;/22&gt;</w:t>
            </w:r>
            <w:r>
              <w:t xml:space="preserve"> show successive lateral views of the framework as it is un</w:t>
            </w:r>
            <w:del w:id="44" w:author="M.Beijer" w:date="2025-10-12T20:26:00Z" w16du:dateUtc="2025-10-12T19:26:00Z">
              <w:r w:rsidDel="00486764">
                <w:delText>fold</w:delText>
              </w:r>
            </w:del>
            <w:ins w:id="45" w:author="M.Beijer" w:date="2025-10-12T20:26:00Z" w16du:dateUtc="2025-10-12T19:26:00Z">
              <w:r w:rsidR="00486764">
                <w:t>wkwkwk</w:t>
              </w:r>
            </w:ins>
            <w:r>
              <w:t>ed.</w:t>
            </w:r>
          </w:p>
        </w:tc>
      </w:tr>
    </w:tbl>
    <w:p w14:paraId="4E12C1AF" w14:textId="77777777" w:rsidR="001A633E" w:rsidRDefault="001A633E"/>
    <w:sectPr w:rsidR="001A633E">
      <w:pgSz w:w="15840" w:h="12240" w:orient="landscape"/>
      <w:pgMar w:top="720" w:right="720" w:bottom="720"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Beijer">
    <w15:presenceInfo w15:providerId="None" w15:userId="M.Beijer"/>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trackRevisions/>
  <w:defaultTabStop w:val="720"/>
  <w:characterSpacingControl w:val="doNotCompress"/>
  <w:savePreviewPicture/>
  <w:compat>
    <w:compatSetting w:name="compatibilityMode" w:uri="http://schemas.microsoft.com/office/word" w:val="12"/>
    <w:compatSetting w:name="useWord2013TrackBottomHyphenation" w:uri="http://schemas.microsoft.com/office/word" w:val="1"/>
  </w:compat>
  <w:rsids>
    <w:rsidRoot w:val="00CB428D"/>
    <w:rsid w:val="001A633E"/>
    <w:rsid w:val="00486764"/>
    <w:rsid w:val="00AB55C6"/>
    <w:rsid w:val="00CB428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47D026"/>
  <w15:docId w15:val="{152EC556-B807-400C-B9BE-48AB0D86FD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B439F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ag">
    <w:name w:val="Tag"/>
    <w:basedOn w:val="DefaultParagraphFont"/>
    <w:uiPriority w:val="1"/>
    <w:qFormat/>
    <w:rPr>
      <w:i/>
      <w:color w:val="FF0066"/>
    </w:rPr>
  </w:style>
  <w:style w:type="character" w:customStyle="1" w:styleId="LockedContent">
    <w:name w:val="LockedContent"/>
    <w:basedOn w:val="DefaultParagraphFont"/>
    <w:uiPriority w:val="1"/>
    <w:qFormat/>
    <w:rPr>
      <w:i/>
      <w:color w:val="808080" w:themeColor="background1" w:themeShade="80"/>
    </w:rPr>
  </w:style>
  <w:style w:type="character" w:customStyle="1" w:styleId="TransUnitID">
    <w:name w:val="TransUnitID"/>
    <w:basedOn w:val="DefaultParagraphFont"/>
    <w:uiPriority w:val="1"/>
    <w:qFormat/>
    <w:rPr>
      <w:vanish/>
      <w:color w:val="auto"/>
      <w:sz w:val="2"/>
    </w:rPr>
  </w:style>
  <w:style w:type="character" w:customStyle="1" w:styleId="SegmentID">
    <w:name w:val="SegmentID"/>
    <w:basedOn w:val="DefaultParagraphFont"/>
    <w:uiPriority w:val="1"/>
    <w:qFormat/>
    <w:rPr>
      <w:color w:val="auto"/>
    </w:rPr>
  </w:style>
  <w:style w:type="paragraph" w:styleId="Revision">
    <w:name w:val="Revision"/>
    <w:hidden/>
    <w:uiPriority w:val="99"/>
    <w:semiHidden/>
    <w:rsid w:val="00486764"/>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microsoft.com/office/2011/relationships/people" Target="people.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list>
  <segment id="bf904784-eef6-4de3-9c30-4d82f7e35eaa_1" sourcehash="-1308370861" targethash="-124548103"/>
  <segment id="237af40a-8bd1-48f3-a9c1-4e34850d6fa2_2" sourcehash="1646498761" targethash="775251370"/>
  <segment id="26ecfdf1-7ca6-4a56-b44d-f748a4dd2b0a_3" sourcehash="-299865623" targethash="1066872106"/>
  <segment id="dc0883d7-9163-40f9-92e4-1735781a9470_4" sourcehash="-1708592450" targethash="1732381005"/>
  <segment id="2b8c4c57-f63b-4e20-b286-3ed1069fb955_5" sourcehash="-161883273" targethash="654286380"/>
  <segment id="ee0d37fe-71c2-44d8-9ba1-8f8da4e9b723_6" sourcehash="-1869487901" targethash="-1454297063"/>
  <segment id="ee0d37fe-71c2-44d8-9ba1-8f8da4e9b723_7" sourcehash="1978368374" targethash="1097615039"/>
  <segment id="3b2ab31a-0c4a-46ff-88a8-1b7cd3d47706_8" sourcehash="-364632401" targethash="1409579804"/>
  <segment id="3b2ab31a-0c4a-46ff-88a8-1b7cd3d47706_9" sourcehash="104123864" targethash="652139037"/>
  <segment id="3b2ab31a-0c4a-46ff-88a8-1b7cd3d47706_10" sourcehash="1119516258" targethash="-1610629740"/>
  <segment id="5ac1e156-8c9b-45e6-a1c6-ac3e2160e73d_11" sourcehash="-864850557" targethash="173990143"/>
  <segment id="5ac1e156-8c9b-45e6-a1c6-ac3e2160e73d_12" sourcehash="-410664915" targethash="1020294839"/>
  <segment id="5ac1e156-8c9b-45e6-a1c6-ac3e2160e73d_13" sourcehash="786892220" targethash="1822564842"/>
  <segment id="622a6d2b-6b7a-4c32-a2e5-6665db64f03a_14" sourcehash="-1044969072" targethash="1887096126"/>
  <segment id="622a6d2b-6b7a-4c32-a2e5-6665db64f03a_15" sourcehash="1765219627" targethash="-59373264"/>
  <segment id="362889fe-09b7-40ec-8708-99029ea9b050_16" sourcehash="1771496373" targethash="-521563891"/>
  <segment id="755be08f-efd9-4ea5-be77-9c1d71f70709_17" sourcehash="-1588715094" targethash="613398203"/>
  <segment id="755be08f-efd9-4ea5-be77-9c1d71f70709_18" sourcehash="-135610613" targethash="1743666876"/>
  <segment id="755be08f-efd9-4ea5-be77-9c1d71f70709_19" sourcehash="-1237789886" targethash="-1148377965"/>
  <segment id="cc60fb27-1086-4236-9058-c48714a73b14_20" sourcehash="1129185536" targethash="1434555971"/>
  <segment id="f986370d-64a1-44ca-b356-6d7098527d71_21" sourcehash="-702202108" targethash="-436136299"/>
  <segment id="f986370d-64a1-44ca-b356-6d7098527d71_22" sourcehash="-769887841" targethash="2070511569"/>
  <segment id="b6d4ea51-ce78-49c1-a384-52210e6811ea_23" sourcehash="370279947" targethash="-121766764"/>
  <segment id="8c55c2d7-99f9-4e53-82e2-42c41328cb51_24" sourcehash="-2140470701" targethash="-914119933"/>
  <segment id="e6b1ab8f-96c2-4bdb-806f-9d57e6291007_25" sourcehash="-338907829" targethash="-913722188"/>
</list>
</file>

<file path=customXml/itemProps1.xml><?xml version="1.0" encoding="utf-8"?>
<ds:datastoreItem xmlns:ds="http://schemas.openxmlformats.org/officeDocument/2006/customXml" ds:itemID="{88E81A45-98C0-4D79-952A-E8203CE59AAC}">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1144</Words>
  <Characters>6524</Characters>
  <Application>Microsoft Office Word</Application>
  <DocSecurity>0</DocSecurity>
  <Lines>54</Lines>
  <Paragraphs>15</Paragraphs>
  <ScaleCrop>false</ScaleCrop>
  <Company/>
  <LinksUpToDate>false</LinksUpToDate>
  <CharactersWithSpaces>7653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keywords>sidebyside</cp:keywords>
  <cp:lastModifiedBy>M.Beijer</cp:lastModifiedBy>
  <cp:revision>2</cp:revision>
  <dcterms:created xsi:type="dcterms:W3CDTF">2025-10-12T19:26:00Z</dcterms:created>
  <dcterms:modified xsi:type="dcterms:W3CDTF">2025-10-12T19:26:00Z</dcterms:modified>
</cp:coreProperties>
</file>